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C0CB" w14:textId="77777777" w:rsidR="00071102" w:rsidRDefault="008B7DA0">
      <w:pPr>
        <w:jc w:val="center"/>
      </w:pPr>
      <w:r>
        <w:rPr>
          <w:rFonts w:ascii="Aptos Display" w:hAnsi="Aptos Display"/>
          <w:b/>
          <w:sz w:val="60"/>
        </w:rPr>
        <w:t>ANIMAL HEALTH RADAR</w:t>
      </w:r>
    </w:p>
    <w:p w14:paraId="68A6F2C7" w14:textId="77777777" w:rsidR="00071102" w:rsidRDefault="008B7DA0">
      <w:pPr>
        <w:jc w:val="center"/>
      </w:pPr>
      <w:r>
        <w:rPr>
          <w:b/>
          <w:sz w:val="30"/>
        </w:rPr>
        <w:t>WOAH International Datathon 2026 — Challenge 1</w:t>
      </w:r>
    </w:p>
    <w:p w14:paraId="67BC9D9F" w14:textId="77777777" w:rsidR="00071102" w:rsidRDefault="008B7DA0">
      <w:pPr>
        <w:jc w:val="center"/>
      </w:pPr>
      <w:r>
        <w:rPr>
          <w:sz w:val="24"/>
        </w:rPr>
        <w:t>Early detection • Nowcasting • Short-term forecasting</w:t>
      </w:r>
    </w:p>
    <w:p w14:paraId="49F7DB17" w14:textId="77777777" w:rsidR="00071102" w:rsidRDefault="00071102"/>
    <w:p w14:paraId="449CE4A3" w14:textId="77777777" w:rsidR="00071102" w:rsidRDefault="008B7DA0">
      <w:pPr>
        <w:jc w:val="center"/>
      </w:pPr>
      <w:r>
        <w:rPr>
          <w:i/>
          <w:sz w:val="24"/>
        </w:rPr>
        <w:t>Concept &amp; Methodology — First Draft</w:t>
      </w:r>
    </w:p>
    <w:p w14:paraId="51FC0E8A" w14:textId="77777777" w:rsidR="00071102" w:rsidRDefault="008B7DA0">
      <w:pPr>
        <w:jc w:val="center"/>
      </w:pPr>
      <w:r>
        <w:rPr>
          <w:sz w:val="20"/>
        </w:rPr>
        <w:t>Working proposition: reconstruct the latent animal-health situation between weak signals and official confirmation, then estimate what is likely to happen next.</w:t>
      </w:r>
    </w:p>
    <w:p w14:paraId="4DC6AF5B" w14:textId="77777777" w:rsidR="00071102" w:rsidRDefault="0007110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912"/>
      </w:tblGrid>
      <w:tr w:rsidR="00071102" w14:paraId="63DC8881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A420D20" w14:textId="77777777" w:rsidR="00071102" w:rsidRDefault="008B7DA0">
            <w:r>
              <w:rPr>
                <w:b/>
                <w:sz w:val="17"/>
              </w:rPr>
              <w:t>Competition</w:t>
            </w:r>
          </w:p>
        </w:tc>
        <w:tc>
          <w:tcPr>
            <w:tcW w:w="6912" w:type="dxa"/>
            <w:vAlign w:val="center"/>
          </w:tcPr>
          <w:p w14:paraId="32FE6103" w14:textId="77777777" w:rsidR="00071102" w:rsidRDefault="008B7DA0">
            <w:r>
              <w:rPr>
                <w:sz w:val="17"/>
              </w:rPr>
              <w:t>WOAH International Datathon on Animal Health</w:t>
            </w:r>
          </w:p>
        </w:tc>
      </w:tr>
      <w:tr w:rsidR="00071102" w14:paraId="2DBDE966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E6DA398" w14:textId="77777777" w:rsidR="00071102" w:rsidRDefault="008B7DA0">
            <w:r>
              <w:rPr>
                <w:b/>
                <w:sz w:val="17"/>
              </w:rPr>
              <w:t>Selected challenge</w:t>
            </w:r>
          </w:p>
        </w:tc>
        <w:tc>
          <w:tcPr>
            <w:tcW w:w="6912" w:type="dxa"/>
            <w:vAlign w:val="center"/>
          </w:tcPr>
          <w:p w14:paraId="6F29B2D1" w14:textId="77777777" w:rsidR="00071102" w:rsidRDefault="008B7DA0">
            <w:r>
              <w:rPr>
                <w:sz w:val="17"/>
              </w:rPr>
              <w:t>Challenge 1 — Early detection, nowcasting and forecasting of animal health events</w:t>
            </w:r>
          </w:p>
        </w:tc>
      </w:tr>
      <w:tr w:rsidR="00071102" w14:paraId="38D00772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9AFB010" w14:textId="77777777" w:rsidR="00071102" w:rsidRDefault="008B7DA0">
            <w:r>
              <w:rPr>
                <w:b/>
                <w:sz w:val="17"/>
              </w:rPr>
              <w:t>Target diseases</w:t>
            </w:r>
          </w:p>
        </w:tc>
        <w:tc>
          <w:tcPr>
            <w:tcW w:w="6912" w:type="dxa"/>
            <w:vAlign w:val="center"/>
          </w:tcPr>
          <w:p w14:paraId="140256FE" w14:textId="77777777" w:rsidR="00071102" w:rsidRDefault="008B7DA0">
            <w:r>
              <w:rPr>
                <w:sz w:val="17"/>
              </w:rPr>
              <w:t>Pilot with HPAI and ASF; architecture designed to generalise</w:t>
            </w:r>
          </w:p>
        </w:tc>
      </w:tr>
      <w:tr w:rsidR="00071102" w14:paraId="5F8313C2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FBA6A98" w14:textId="77777777" w:rsidR="00071102" w:rsidRDefault="008B7DA0">
            <w:r>
              <w:rPr>
                <w:b/>
                <w:sz w:val="17"/>
              </w:rPr>
              <w:t>Submission deadline</w:t>
            </w:r>
          </w:p>
        </w:tc>
        <w:tc>
          <w:tcPr>
            <w:tcW w:w="6912" w:type="dxa"/>
            <w:vAlign w:val="center"/>
          </w:tcPr>
          <w:p w14:paraId="4D981C50" w14:textId="77777777" w:rsidR="00071102" w:rsidRDefault="008B7DA0">
            <w:r>
              <w:rPr>
                <w:sz w:val="17"/>
              </w:rPr>
              <w:t>31 October 2026</w:t>
            </w:r>
          </w:p>
        </w:tc>
      </w:tr>
    </w:tbl>
    <w:p w14:paraId="3E287654" w14:textId="77777777" w:rsidR="003511B6" w:rsidRPr="00350BD4" w:rsidRDefault="003511B6" w:rsidP="00C37E46">
      <w:pPr>
        <w:rPr>
          <w:rFonts w:eastAsia="Malgun Gothic"/>
          <w:lang w:eastAsia="ko-KR"/>
        </w:rPr>
      </w:pPr>
    </w:p>
    <w:p w14:paraId="6DA4AFB7" w14:textId="77777777" w:rsidR="003511B6" w:rsidRDefault="003511B6" w:rsidP="00C37E46"/>
    <w:p w14:paraId="33B54176" w14:textId="77777777" w:rsidR="003511B6" w:rsidRDefault="003511B6" w:rsidP="00C37E46"/>
    <w:p w14:paraId="6720FDE6" w14:textId="77777777" w:rsidR="003511B6" w:rsidRDefault="003511B6" w:rsidP="00C37E46"/>
    <w:p w14:paraId="0648C45E" w14:textId="4B9D2854" w:rsidR="00C37E46" w:rsidRPr="008C78CC" w:rsidRDefault="00C37E46" w:rsidP="004B6194">
      <w:pPr>
        <w:jc w:val="center"/>
        <w:rPr>
          <w:rFonts w:eastAsia="Malgun Gothic"/>
          <w:i/>
          <w:iCs/>
          <w:sz w:val="52"/>
          <w:szCs w:val="52"/>
          <w:lang w:eastAsia="ko-KR"/>
        </w:rPr>
      </w:pPr>
      <w:r w:rsidRPr="007178B4">
        <w:rPr>
          <w:b/>
          <w:bCs/>
          <w:i/>
          <w:iCs/>
          <w:sz w:val="52"/>
          <w:szCs w:val="52"/>
        </w:rPr>
        <w:t>ANIMAL HEALTH RADAR</w:t>
      </w:r>
    </w:p>
    <w:p w14:paraId="30A20172" w14:textId="77777777" w:rsidR="00C37E46" w:rsidRPr="00DF3BD0" w:rsidRDefault="00C37E46" w:rsidP="004B6194">
      <w:pPr>
        <w:jc w:val="center"/>
      </w:pPr>
      <w:r w:rsidRPr="00DF3BD0">
        <w:rPr>
          <w:i/>
          <w:iCs/>
          <w:sz w:val="52"/>
          <w:szCs w:val="52"/>
        </w:rPr>
        <w:t>A probabilistic global early-warning system for hidden and emerging animal disease events</w:t>
      </w:r>
      <w:r w:rsidRPr="00DF3BD0">
        <w:rPr>
          <w:i/>
          <w:iCs/>
        </w:rPr>
        <w:t>.</w:t>
      </w:r>
    </w:p>
    <w:p w14:paraId="541896A0" w14:textId="77777777" w:rsidR="00712325" w:rsidRDefault="00712325"/>
    <w:p w14:paraId="2A6814C4" w14:textId="77777777" w:rsidR="00E9418C" w:rsidRDefault="00E9418C"/>
    <w:p w14:paraId="4B376D9A" w14:textId="77777777" w:rsidR="00E9418C" w:rsidRDefault="00E9418C"/>
    <w:p w14:paraId="17DCB048" w14:textId="77777777" w:rsidR="00E9418C" w:rsidRDefault="00E9418C"/>
    <w:p w14:paraId="6CE149F3" w14:textId="77777777" w:rsidR="00E9418C" w:rsidRDefault="00E9418C"/>
    <w:p w14:paraId="1382CDE4" w14:textId="77777777" w:rsidR="00E9418C" w:rsidRDefault="00E9418C"/>
    <w:p w14:paraId="3B4AB389" w14:textId="77777777" w:rsidR="00214489" w:rsidDel="001238B0" w:rsidRDefault="00214489">
      <w:pPr>
        <w:rPr>
          <w:del w:id="0" w:author="Seo, Sangmin (NSAH)" w:date="2026-09-11T15:09:00Z" w16du:dateUtc="2026-09-11T13:09:00Z"/>
        </w:rPr>
      </w:pPr>
    </w:p>
    <w:p w14:paraId="290B1648" w14:textId="77777777" w:rsidR="00214489" w:rsidDel="001238B0" w:rsidRDefault="00214489">
      <w:pPr>
        <w:rPr>
          <w:del w:id="1" w:author="Seo, Sangmin (NSAH)" w:date="2026-09-11T15:09:00Z" w16du:dateUtc="2026-09-11T13:09:00Z"/>
        </w:rPr>
      </w:pPr>
    </w:p>
    <w:p w14:paraId="43477AD9" w14:textId="77777777" w:rsidR="00214489" w:rsidDel="001238B0" w:rsidRDefault="00214489">
      <w:pPr>
        <w:rPr>
          <w:del w:id="2" w:author="Seo, Sangmin (NSAH)" w:date="2026-09-11T15:09:00Z" w16du:dateUtc="2026-09-11T13:09:00Z"/>
        </w:rPr>
      </w:pPr>
    </w:p>
    <w:p w14:paraId="261270A5" w14:textId="296282FA" w:rsidR="00071102" w:rsidRDefault="008B7DA0">
      <w:pPr>
        <w:pStyle w:val="Heading1"/>
      </w:pPr>
      <w:r>
        <w:t>1. Executive concept</w:t>
      </w:r>
    </w:p>
    <w:p w14:paraId="2C783FBC" w14:textId="77777777" w:rsidR="00071102" w:rsidRDefault="008B7DA0">
      <w:r>
        <w:t>Animal Health Radar is a probabilistic epidemic-intelligence system designed to answer a question that is more operationally useful than conventional outbreak forecasting: “Given everything available today, what animal-health events are probably occurring but have not yet become visible in official surveillance, and what is likely to happen next?”</w:t>
      </w:r>
    </w:p>
    <w:p w14:paraId="1C31E850" w14:textId="77777777" w:rsidR="00071102" w:rsidRDefault="008B7DA0">
      <w:r>
        <w:t>The system combines official WAHIS observations with heterogeneous weak signals—event-based intelligence, news/media, environmental conditions, livestock density, trade/movement proxies and contextual indicators—to estimate a latent disease state, detect emerging anomalies, nowcast current disease burden and generate short-term probabilistic forecasts.</w:t>
      </w:r>
    </w:p>
    <w:p w14:paraId="41AA16CF" w14:textId="77777777" w:rsidR="00071102" w:rsidRDefault="008B7DA0">
      <w:r>
        <w:t>The core innovation is not a single machine-learning model. It is an auditable evidence-fusion architecture that explicitly models the distinction between the underlying disease process and the reporting/observation process.</w:t>
      </w:r>
    </w:p>
    <w:p w14:paraId="3539E38F" w14:textId="77777777" w:rsidR="00071102" w:rsidRDefault="008B7DA0">
      <w:pPr>
        <w:pStyle w:val="Heading2"/>
      </w:pPr>
      <w:r>
        <w:t>The killer output</w:t>
      </w:r>
    </w:p>
    <w:p w14:paraId="08DBAF0F" w14:textId="77777777" w:rsidR="00071102" w:rsidRDefault="008B7DA0">
      <w:r>
        <w:rPr>
          <w:b/>
        </w:rPr>
        <w:t>“We estimate a 78% probability that HPAI activity is currently under-reported in Region X. The latent outbreak burden is estimated at 22 [18–29], compared with 14 officially reported. The signal crossed the investigation threshold 6 days before official notification.”</w:t>
      </w:r>
    </w:p>
    <w:p w14:paraId="6ED77836" w14:textId="77777777" w:rsidR="00071102" w:rsidRDefault="008B7DA0">
      <w:pPr>
        <w:pStyle w:val="Heading2"/>
      </w:pPr>
      <w:r>
        <w:t>Why this should matter to WOAH</w:t>
      </w:r>
    </w:p>
    <w:p w14:paraId="5B2B9E6F" w14:textId="77777777" w:rsidR="00071102" w:rsidRDefault="008B7DA0">
      <w:pPr>
        <w:pStyle w:val="ListBullet"/>
        <w:spacing w:after="40"/>
      </w:pPr>
      <w:r>
        <w:t>Addresses the explicit Challenge 1 problem: delayed reporting, incomplete data and weak early warnings.</w:t>
      </w:r>
    </w:p>
    <w:p w14:paraId="3369FB0A" w14:textId="77777777" w:rsidR="00071102" w:rsidRDefault="008B7DA0">
      <w:pPr>
        <w:pStyle w:val="ListBullet"/>
        <w:spacing w:after="40"/>
      </w:pPr>
      <w:r>
        <w:t>Creates a quantitative bridge between epidemic intelligence and official surveillance rather than replacing either.</w:t>
      </w:r>
    </w:p>
    <w:p w14:paraId="03D08BFF" w14:textId="77777777" w:rsidR="00071102" w:rsidRDefault="008B7DA0">
      <w:pPr>
        <w:pStyle w:val="ListBullet"/>
        <w:spacing w:after="40"/>
      </w:pPr>
      <w:r>
        <w:t>Produces decision-relevant outputs: what, where, when, why, confidence and what happens next.</w:t>
      </w:r>
    </w:p>
    <w:p w14:paraId="7297758C" w14:textId="77777777" w:rsidR="00071102" w:rsidRDefault="008B7DA0">
      <w:pPr>
        <w:pStyle w:val="ListBullet"/>
        <w:spacing w:after="40"/>
      </w:pPr>
      <w:r>
        <w:t>Makes uncertainty explicit rather than presenting false precision.</w:t>
      </w:r>
    </w:p>
    <w:p w14:paraId="378579BD" w14:textId="77777777" w:rsidR="00071102" w:rsidRDefault="008B7DA0">
      <w:pPr>
        <w:pStyle w:val="ListBullet"/>
        <w:spacing w:after="40"/>
      </w:pPr>
      <w:r>
        <w:t>Can be retrospectively evaluated using historical WAHIS events and, where suitable, simulation exercises.</w:t>
      </w:r>
    </w:p>
    <w:p w14:paraId="169C277F" w14:textId="77777777" w:rsidR="00071102" w:rsidRDefault="008B7DA0">
      <w:pPr>
        <w:pStyle w:val="ListBullet"/>
        <w:spacing w:after="40"/>
      </w:pPr>
      <w:r>
        <w:t>Can evolve into a practical operational interface rather than remaining an academic model.</w:t>
      </w:r>
    </w:p>
    <w:p w14:paraId="7FA3F2D2" w14:textId="77777777" w:rsidR="00071102" w:rsidRDefault="008B7DA0">
      <w:pPr>
        <w:pStyle w:val="Heading1"/>
      </w:pPr>
      <w:r>
        <w:t>2. Competition alignment and winning strategy</w:t>
      </w:r>
    </w:p>
    <w:p w14:paraId="4FA771A0" w14:textId="77777777" w:rsidR="00071102" w:rsidRDefault="008B7DA0">
      <w:r>
        <w:t>The official Challenge 1 specification asks for an integrated workflow that produces early-warning signals, corrected real-time estimates of disease dynamics, short-term forecasts and explicitly quantified uncertainty. The Datathon also evaluates reproducibility and documentation, with the final submission consisting of an analytical pipeline, technical report and README.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71102" w14:paraId="1D92AA4F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65BEF365" w14:textId="77777777" w:rsidR="00071102" w:rsidRDefault="008B7DA0">
            <w:r>
              <w:rPr>
                <w:b/>
                <w:sz w:val="17"/>
              </w:rPr>
              <w:t>Likely judging priority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98C5596" w14:textId="77777777" w:rsidR="00071102" w:rsidRDefault="008B7DA0">
            <w:r>
              <w:rPr>
                <w:b/>
                <w:sz w:val="17"/>
              </w:rPr>
              <w:t>Our response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7BC4AE9" w14:textId="77777777" w:rsidR="00071102" w:rsidRDefault="008B7DA0">
            <w:r>
              <w:rPr>
                <w:b/>
                <w:sz w:val="17"/>
              </w:rPr>
              <w:t>Evidence / output</w:t>
            </w:r>
          </w:p>
        </w:tc>
      </w:tr>
      <w:tr w:rsidR="00071102" w14:paraId="459505D3" w14:textId="77777777">
        <w:trPr>
          <w:jc w:val="center"/>
        </w:trPr>
        <w:tc>
          <w:tcPr>
            <w:tcW w:w="3360" w:type="dxa"/>
            <w:vAlign w:val="center"/>
          </w:tcPr>
          <w:p w14:paraId="1E9C4E20" w14:textId="77777777" w:rsidR="00071102" w:rsidRDefault="008B7DA0">
            <w:r>
              <w:rPr>
                <w:sz w:val="17"/>
              </w:rPr>
              <w:t>Decision relevance</w:t>
            </w:r>
          </w:p>
        </w:tc>
        <w:tc>
          <w:tcPr>
            <w:tcW w:w="3360" w:type="dxa"/>
            <w:vAlign w:val="center"/>
          </w:tcPr>
          <w:p w14:paraId="6D6DE8A8" w14:textId="77777777" w:rsidR="00071102" w:rsidRDefault="008B7DA0">
            <w:r>
              <w:rPr>
                <w:sz w:val="17"/>
              </w:rPr>
              <w:t>Operational alert + nowcast + forecast</w:t>
            </w:r>
          </w:p>
        </w:tc>
        <w:tc>
          <w:tcPr>
            <w:tcW w:w="3360" w:type="dxa"/>
            <w:vAlign w:val="center"/>
          </w:tcPr>
          <w:p w14:paraId="2C83565D" w14:textId="77777777" w:rsidR="00071102" w:rsidRDefault="008B7DA0">
            <w:r>
              <w:rPr>
                <w:sz w:val="17"/>
              </w:rPr>
              <w:t>Priority queue and country/disease view</w:t>
            </w:r>
          </w:p>
        </w:tc>
      </w:tr>
      <w:tr w:rsidR="00071102" w14:paraId="09FCC302" w14:textId="77777777">
        <w:trPr>
          <w:jc w:val="center"/>
        </w:trPr>
        <w:tc>
          <w:tcPr>
            <w:tcW w:w="3360" w:type="dxa"/>
            <w:vAlign w:val="center"/>
          </w:tcPr>
          <w:p w14:paraId="010D59E8" w14:textId="77777777" w:rsidR="00071102" w:rsidRDefault="008B7DA0">
            <w:r>
              <w:rPr>
                <w:sz w:val="17"/>
              </w:rPr>
              <w:t>Scientific rigor</w:t>
            </w:r>
          </w:p>
        </w:tc>
        <w:tc>
          <w:tcPr>
            <w:tcW w:w="3360" w:type="dxa"/>
            <w:vAlign w:val="center"/>
          </w:tcPr>
          <w:p w14:paraId="783EBC1F" w14:textId="77777777" w:rsidR="00071102" w:rsidRDefault="008B7DA0">
            <w:r>
              <w:rPr>
                <w:sz w:val="17"/>
              </w:rPr>
              <w:t>Latent-state + reporting-process modelling</w:t>
            </w:r>
          </w:p>
        </w:tc>
        <w:tc>
          <w:tcPr>
            <w:tcW w:w="3360" w:type="dxa"/>
            <w:vAlign w:val="center"/>
          </w:tcPr>
          <w:p w14:paraId="19C3DCDD" w14:textId="77777777" w:rsidR="00071102" w:rsidRDefault="008B7DA0">
            <w:r>
              <w:rPr>
                <w:sz w:val="17"/>
              </w:rPr>
              <w:t>Calibration, uncertainty, baselines</w:t>
            </w:r>
          </w:p>
        </w:tc>
      </w:tr>
      <w:tr w:rsidR="00071102" w14:paraId="29DF93BA" w14:textId="77777777">
        <w:trPr>
          <w:jc w:val="center"/>
        </w:trPr>
        <w:tc>
          <w:tcPr>
            <w:tcW w:w="3360" w:type="dxa"/>
            <w:vAlign w:val="center"/>
          </w:tcPr>
          <w:p w14:paraId="40D1EA76" w14:textId="77777777" w:rsidR="00071102" w:rsidRDefault="008B7DA0">
            <w:r>
              <w:rPr>
                <w:sz w:val="17"/>
              </w:rPr>
              <w:t>Innovation</w:t>
            </w:r>
          </w:p>
        </w:tc>
        <w:tc>
          <w:tcPr>
            <w:tcW w:w="3360" w:type="dxa"/>
            <w:vAlign w:val="center"/>
          </w:tcPr>
          <w:p w14:paraId="501C7653" w14:textId="77777777" w:rsidR="00071102" w:rsidRDefault="008B7DA0">
            <w:r>
              <w:rPr>
                <w:sz w:val="17"/>
              </w:rPr>
              <w:t>Evidence fusion + reporting gap + replay</w:t>
            </w:r>
          </w:p>
        </w:tc>
        <w:tc>
          <w:tcPr>
            <w:tcW w:w="3360" w:type="dxa"/>
            <w:vAlign w:val="center"/>
          </w:tcPr>
          <w:p w14:paraId="6EF4369A" w14:textId="77777777" w:rsidR="00071102" w:rsidRDefault="008B7DA0">
            <w:r>
              <w:rPr>
                <w:sz w:val="17"/>
              </w:rPr>
              <w:t>Novel product concept</w:t>
            </w:r>
          </w:p>
        </w:tc>
      </w:tr>
      <w:tr w:rsidR="00071102" w14:paraId="3898D59D" w14:textId="77777777">
        <w:trPr>
          <w:jc w:val="center"/>
        </w:trPr>
        <w:tc>
          <w:tcPr>
            <w:tcW w:w="3360" w:type="dxa"/>
            <w:vAlign w:val="center"/>
          </w:tcPr>
          <w:p w14:paraId="01332210" w14:textId="77777777" w:rsidR="00071102" w:rsidRDefault="008B7DA0">
            <w:r>
              <w:rPr>
                <w:sz w:val="17"/>
              </w:rPr>
              <w:t>Early warning</w:t>
            </w:r>
          </w:p>
        </w:tc>
        <w:tc>
          <w:tcPr>
            <w:tcW w:w="3360" w:type="dxa"/>
            <w:vAlign w:val="center"/>
          </w:tcPr>
          <w:p w14:paraId="21AE6AF9" w14:textId="77777777" w:rsidR="00071102" w:rsidRDefault="008B7DA0">
            <w:r>
              <w:rPr>
                <w:sz w:val="17"/>
              </w:rPr>
              <w:t>Backtest before WAHIS confirmation</w:t>
            </w:r>
          </w:p>
        </w:tc>
        <w:tc>
          <w:tcPr>
            <w:tcW w:w="3360" w:type="dxa"/>
            <w:vAlign w:val="center"/>
          </w:tcPr>
          <w:p w14:paraId="3B4A9DE9" w14:textId="77777777" w:rsidR="00071102" w:rsidRDefault="008B7DA0">
            <w:r>
              <w:rPr>
                <w:sz w:val="17"/>
              </w:rPr>
              <w:t>Lead-time distribution</w:t>
            </w:r>
          </w:p>
        </w:tc>
      </w:tr>
      <w:tr w:rsidR="00071102" w14:paraId="6AC6145D" w14:textId="77777777">
        <w:trPr>
          <w:jc w:val="center"/>
        </w:trPr>
        <w:tc>
          <w:tcPr>
            <w:tcW w:w="3360" w:type="dxa"/>
            <w:vAlign w:val="center"/>
          </w:tcPr>
          <w:p w14:paraId="5A47C1A6" w14:textId="77777777" w:rsidR="00071102" w:rsidRDefault="008B7DA0">
            <w:r>
              <w:rPr>
                <w:sz w:val="17"/>
              </w:rPr>
              <w:t>Transparency</w:t>
            </w:r>
          </w:p>
        </w:tc>
        <w:tc>
          <w:tcPr>
            <w:tcW w:w="3360" w:type="dxa"/>
            <w:vAlign w:val="center"/>
          </w:tcPr>
          <w:p w14:paraId="0DDCE070" w14:textId="77777777" w:rsidR="00071102" w:rsidRDefault="008B7DA0">
            <w:r>
              <w:rPr>
                <w:sz w:val="17"/>
              </w:rPr>
              <w:t>Evidence trace + contribution analysis</w:t>
            </w:r>
          </w:p>
        </w:tc>
        <w:tc>
          <w:tcPr>
            <w:tcW w:w="3360" w:type="dxa"/>
            <w:vAlign w:val="center"/>
          </w:tcPr>
          <w:p w14:paraId="6D9AE813" w14:textId="77777777" w:rsidR="00071102" w:rsidRDefault="008B7DA0">
            <w:r>
              <w:rPr>
                <w:sz w:val="17"/>
              </w:rPr>
              <w:t>Why-this-alert panel</w:t>
            </w:r>
          </w:p>
        </w:tc>
      </w:tr>
      <w:tr w:rsidR="00071102" w14:paraId="470AE81B" w14:textId="77777777">
        <w:trPr>
          <w:jc w:val="center"/>
        </w:trPr>
        <w:tc>
          <w:tcPr>
            <w:tcW w:w="3360" w:type="dxa"/>
            <w:vAlign w:val="center"/>
          </w:tcPr>
          <w:p w14:paraId="4C08308A" w14:textId="77777777" w:rsidR="00071102" w:rsidRDefault="008B7DA0">
            <w:r>
              <w:rPr>
                <w:sz w:val="17"/>
              </w:rPr>
              <w:t>Reproducibility</w:t>
            </w:r>
          </w:p>
        </w:tc>
        <w:tc>
          <w:tcPr>
            <w:tcW w:w="3360" w:type="dxa"/>
            <w:vAlign w:val="center"/>
          </w:tcPr>
          <w:p w14:paraId="713B089A" w14:textId="77777777" w:rsidR="00071102" w:rsidRDefault="008B7DA0">
            <w:r>
              <w:rPr>
                <w:sz w:val="17"/>
              </w:rPr>
              <w:t>Versioned ETL/model/evaluation</w:t>
            </w:r>
          </w:p>
        </w:tc>
        <w:tc>
          <w:tcPr>
            <w:tcW w:w="3360" w:type="dxa"/>
            <w:vAlign w:val="center"/>
          </w:tcPr>
          <w:p w14:paraId="00C6006C" w14:textId="77777777" w:rsidR="00071102" w:rsidRDefault="008B7DA0">
            <w:r>
              <w:rPr>
                <w:sz w:val="17"/>
              </w:rPr>
              <w:t>Git repository + README</w:t>
            </w:r>
          </w:p>
        </w:tc>
      </w:tr>
      <w:tr w:rsidR="00071102" w14:paraId="08807B20" w14:textId="77777777">
        <w:trPr>
          <w:jc w:val="center"/>
        </w:trPr>
        <w:tc>
          <w:tcPr>
            <w:tcW w:w="3360" w:type="dxa"/>
            <w:vAlign w:val="center"/>
          </w:tcPr>
          <w:p w14:paraId="0877287C" w14:textId="77777777" w:rsidR="00071102" w:rsidRDefault="008B7DA0">
            <w:r>
              <w:rPr>
                <w:sz w:val="17"/>
              </w:rPr>
              <w:lastRenderedPageBreak/>
              <w:t>Practicality</w:t>
            </w:r>
          </w:p>
        </w:tc>
        <w:tc>
          <w:tcPr>
            <w:tcW w:w="3360" w:type="dxa"/>
            <w:vAlign w:val="center"/>
          </w:tcPr>
          <w:p w14:paraId="5E58BF5D" w14:textId="77777777" w:rsidR="00071102" w:rsidRDefault="008B7DA0">
            <w:r>
              <w:rPr>
                <w:sz w:val="17"/>
              </w:rPr>
              <w:t>PWA-style analyst interface</w:t>
            </w:r>
          </w:p>
        </w:tc>
        <w:tc>
          <w:tcPr>
            <w:tcW w:w="3360" w:type="dxa"/>
            <w:vAlign w:val="center"/>
          </w:tcPr>
          <w:p w14:paraId="0DB233F8" w14:textId="77777777" w:rsidR="00071102" w:rsidRDefault="008B7DA0">
            <w:r>
              <w:rPr>
                <w:sz w:val="17"/>
              </w:rPr>
              <w:t>Global Radar / Investigate / Forecast</w:t>
            </w:r>
          </w:p>
        </w:tc>
      </w:tr>
    </w:tbl>
    <w:p w14:paraId="44003FC9" w14:textId="77777777" w:rsidR="00071102" w:rsidRDefault="008B7DA0">
      <w:pPr>
        <w:pStyle w:val="Heading1"/>
      </w:pPr>
      <w:r>
        <w:t>3. Core scientific proposition</w:t>
      </w:r>
    </w:p>
    <w:p w14:paraId="589BCE98" w14:textId="77777777" w:rsidR="00071102" w:rsidRDefault="008B7DA0">
      <w:r>
        <w:t>Observed official reports are not the disease process itself. They are an imperfect observation of that process, filtered through surveillance intensity, diagnostics, reporting behaviour, administrative processes and reporting delay.</w:t>
      </w:r>
    </w:p>
    <w:p w14:paraId="6C518F7B" w14:textId="77777777" w:rsidR="00071102" w:rsidRDefault="008B7DA0">
      <w:r>
        <w:t>We therefore separate three conceptual layers:</w:t>
      </w:r>
    </w:p>
    <w:p w14:paraId="0FFA61F7" w14:textId="77777777" w:rsidR="00071102" w:rsidRDefault="008B7DA0">
      <w:pPr>
        <w:pStyle w:val="ListBullet"/>
        <w:spacing w:after="40"/>
      </w:pPr>
      <w:r>
        <w:t>Latent disease state: the underlying, partially observed disease activity.</w:t>
      </w:r>
    </w:p>
    <w:p w14:paraId="138CF303" w14:textId="77777777" w:rsidR="00071102" w:rsidRDefault="008B7DA0">
      <w:pPr>
        <w:pStyle w:val="ListBullet"/>
        <w:spacing w:after="40"/>
      </w:pPr>
      <w:r>
        <w:t>Observation/reporting process: the probability and timing with which disease activity becomes an official observation.</w:t>
      </w:r>
    </w:p>
    <w:p w14:paraId="215368FF" w14:textId="77777777" w:rsidR="00071102" w:rsidRDefault="008B7DA0">
      <w:pPr>
        <w:pStyle w:val="ListBullet"/>
        <w:spacing w:after="40"/>
      </w:pPr>
      <w:r>
        <w:t>Future process: the short-term evolution of the latent disease state.</w:t>
      </w:r>
    </w:p>
    <w:p w14:paraId="17EFCD3D" w14:textId="77777777" w:rsidR="00071102" w:rsidRDefault="008B7DA0">
      <w:r>
        <w:t>This distinction allows the system to estimate a Reporting Gap: the difference between what has officially been observed and what the model estimates is plausibly occurring.</w:t>
      </w:r>
    </w:p>
    <w:p w14:paraId="65A16564" w14:textId="77777777" w:rsidR="00071102" w:rsidRDefault="008B7DA0">
      <w:pPr>
        <w:pStyle w:val="Heading1"/>
      </w:pPr>
      <w:r>
        <w:t>4. Product architecture</w:t>
      </w:r>
    </w:p>
    <w:p w14:paraId="7BBB8B0F" w14:textId="77777777" w:rsidR="00071102" w:rsidRDefault="008B7DA0">
      <w:r>
        <w:t>High-level pipeline:</w:t>
      </w:r>
    </w:p>
    <w:p w14:paraId="64D2C791" w14:textId="77777777" w:rsidR="00071102" w:rsidRDefault="008B7DA0">
      <w:r>
        <w:rPr>
          <w:b/>
        </w:rPr>
        <w:t>DATA SOURCES → SOURCE NORMALISATION → EVENT/SIGNAL FUSION → LATENT DISEASE STATE → EARLY WARNING → NOWCAST → FORECAST → UNCERTAINTY → DECISION INTERFACE</w:t>
      </w:r>
    </w:p>
    <w:p w14:paraId="053EEF1B" w14:textId="77777777" w:rsidR="00071102" w:rsidRDefault="008B7DA0">
      <w:pPr>
        <w:pStyle w:val="Heading2"/>
      </w:pPr>
      <w:r>
        <w:t>Four main analytical engines</w:t>
      </w:r>
    </w:p>
    <w:p w14:paraId="5A6781B9" w14:textId="77777777" w:rsidR="00071102" w:rsidRDefault="008B7DA0">
      <w:pPr>
        <w:pStyle w:val="ListNumber"/>
        <w:spacing w:after="40"/>
      </w:pPr>
      <w:r>
        <w:t>Signal engine — converts heterogeneous data into time-aligned, disease/location-specific signals.</w:t>
      </w:r>
    </w:p>
    <w:p w14:paraId="4FE888C6" w14:textId="77777777" w:rsidR="00071102" w:rsidRDefault="008B7DA0">
      <w:pPr>
        <w:pStyle w:val="ListNumber"/>
        <w:spacing w:after="40"/>
      </w:pPr>
      <w:r>
        <w:t>Latent-state engine — estimates current disease activity while accounting for delayed/incomplete observation.</w:t>
      </w:r>
    </w:p>
    <w:p w14:paraId="26D3E35B" w14:textId="77777777" w:rsidR="00071102" w:rsidRDefault="008B7DA0">
      <w:pPr>
        <w:pStyle w:val="ListNumber"/>
        <w:spacing w:after="40"/>
      </w:pPr>
      <w:r>
        <w:t>Forecast engine — predicts short-term disease evolution at 7/14/28-day horizons.</w:t>
      </w:r>
    </w:p>
    <w:p w14:paraId="29C5E237" w14:textId="77777777" w:rsidR="00071102" w:rsidRDefault="008B7DA0">
      <w:pPr>
        <w:pStyle w:val="ListNumber"/>
        <w:spacing w:after="40"/>
      </w:pPr>
      <w:r>
        <w:t>Decision engine — translates calibrated probabilities into Watch / Investigate / Priority states with traceable evidence.</w:t>
      </w:r>
    </w:p>
    <w:p w14:paraId="27842EC0" w14:textId="77777777" w:rsidR="00071102" w:rsidRDefault="008B7DA0">
      <w:pPr>
        <w:pStyle w:val="Heading1"/>
      </w:pPr>
      <w:r>
        <w:t>5. Data strategy</w:t>
      </w:r>
    </w:p>
    <w:p w14:paraId="15023C44" w14:textId="77777777" w:rsidR="00071102" w:rsidRDefault="008B7DA0">
      <w:r>
        <w:t>The strategy is deliberately layered. We should not attempt to ingest every possible dataset immediately. The MVP should prioritise sources that are temporally informative, epidemiologically interpretable, reproducible and legally accessible.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071102" w14:paraId="68A55FC8" w14:textId="77777777">
        <w:tc>
          <w:tcPr>
            <w:tcW w:w="2016" w:type="dxa"/>
            <w:shd w:val="clear" w:color="auto" w:fill="D9EAF7"/>
            <w:vAlign w:val="center"/>
          </w:tcPr>
          <w:p w14:paraId="11CEBF3E" w14:textId="77777777" w:rsidR="00071102" w:rsidRDefault="008B7DA0">
            <w:r>
              <w:rPr>
                <w:b/>
                <w:sz w:val="17"/>
              </w:rPr>
              <w:t>Layer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38B6C63" w14:textId="77777777" w:rsidR="00071102" w:rsidRDefault="008B7DA0">
            <w:r>
              <w:rPr>
                <w:b/>
                <w:sz w:val="17"/>
              </w:rPr>
              <w:t>Source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56C9FB03" w14:textId="77777777" w:rsidR="00071102" w:rsidRDefault="008B7DA0">
            <w:r>
              <w:rPr>
                <w:b/>
                <w:sz w:val="17"/>
              </w:rPr>
              <w:t>Role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DAF9542" w14:textId="77777777" w:rsidR="00071102" w:rsidRDefault="008B7DA0">
            <w:commentRangeStart w:id="3"/>
            <w:r>
              <w:rPr>
                <w:b/>
                <w:sz w:val="17"/>
              </w:rPr>
              <w:t>Priority</w:t>
            </w:r>
            <w:commentRangeEnd w:id="3"/>
            <w:r w:rsidR="00165E3E">
              <w:rPr>
                <w:rStyle w:val="CommentReference"/>
                <w:sz w:val="19"/>
                <w:szCs w:val="22"/>
              </w:rPr>
              <w:commentReference w:id="3"/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73FDBF6B" w14:textId="77777777" w:rsidR="00071102" w:rsidRDefault="008B7DA0">
            <w:r>
              <w:rPr>
                <w:b/>
                <w:sz w:val="17"/>
              </w:rPr>
              <w:t>Notes</w:t>
            </w:r>
          </w:p>
        </w:tc>
      </w:tr>
      <w:tr w:rsidR="00071102" w14:paraId="730A9990" w14:textId="77777777">
        <w:tc>
          <w:tcPr>
            <w:tcW w:w="2016" w:type="dxa"/>
            <w:vAlign w:val="center"/>
          </w:tcPr>
          <w:p w14:paraId="2B587BDC" w14:textId="77777777" w:rsidR="00071102" w:rsidRDefault="008B7DA0">
            <w:commentRangeStart w:id="4"/>
            <w:r>
              <w:rPr>
                <w:sz w:val="15"/>
              </w:rPr>
              <w:t>Official</w:t>
            </w:r>
          </w:p>
        </w:tc>
        <w:tc>
          <w:tcPr>
            <w:tcW w:w="2016" w:type="dxa"/>
            <w:vAlign w:val="center"/>
          </w:tcPr>
          <w:p w14:paraId="7C947897" w14:textId="77777777" w:rsidR="00071102" w:rsidRDefault="008B7DA0">
            <w:r>
              <w:rPr>
                <w:sz w:val="15"/>
              </w:rPr>
              <w:t>WAHIS</w:t>
            </w:r>
          </w:p>
        </w:tc>
        <w:tc>
          <w:tcPr>
            <w:tcW w:w="2016" w:type="dxa"/>
            <w:vAlign w:val="center"/>
          </w:tcPr>
          <w:p w14:paraId="66E3389B" w14:textId="77777777" w:rsidR="00071102" w:rsidRDefault="008B7DA0">
            <w:r>
              <w:rPr>
                <w:sz w:val="15"/>
              </w:rPr>
              <w:t>Ground truth / reported outbreaks / reporting dates</w:t>
            </w:r>
          </w:p>
        </w:tc>
        <w:tc>
          <w:tcPr>
            <w:tcW w:w="2016" w:type="dxa"/>
            <w:vAlign w:val="center"/>
          </w:tcPr>
          <w:p w14:paraId="35FF86F9" w14:textId="77777777" w:rsidR="00071102" w:rsidRDefault="008B7DA0">
            <w:r>
              <w:rPr>
                <w:sz w:val="15"/>
              </w:rPr>
              <w:t>CORE</w:t>
            </w:r>
          </w:p>
        </w:tc>
        <w:tc>
          <w:tcPr>
            <w:tcW w:w="2016" w:type="dxa"/>
            <w:vAlign w:val="center"/>
          </w:tcPr>
          <w:p w14:paraId="26E9D12E" w14:textId="77777777" w:rsidR="00071102" w:rsidRDefault="008B7DA0">
            <w:r>
              <w:rPr>
                <w:sz w:val="15"/>
              </w:rPr>
              <w:t>Primary outcome and validation source</w:t>
            </w:r>
            <w:commentRangeEnd w:id="4"/>
            <w:r w:rsidR="00165E3E">
              <w:rPr>
                <w:rStyle w:val="CommentReference"/>
                <w:sz w:val="19"/>
                <w:szCs w:val="22"/>
              </w:rPr>
              <w:commentReference w:id="4"/>
            </w:r>
          </w:p>
        </w:tc>
      </w:tr>
      <w:tr w:rsidR="00071102" w14:paraId="3C9B32F6" w14:textId="77777777">
        <w:tc>
          <w:tcPr>
            <w:tcW w:w="2016" w:type="dxa"/>
            <w:vAlign w:val="center"/>
          </w:tcPr>
          <w:p w14:paraId="78B230EE" w14:textId="77777777" w:rsidR="00071102" w:rsidRDefault="008B7DA0">
            <w:commentRangeStart w:id="5"/>
            <w:commentRangeStart w:id="6"/>
            <w:r>
              <w:rPr>
                <w:sz w:val="15"/>
              </w:rPr>
              <w:t>Official/secondary</w:t>
            </w:r>
          </w:p>
        </w:tc>
        <w:tc>
          <w:tcPr>
            <w:tcW w:w="2016" w:type="dxa"/>
            <w:vAlign w:val="center"/>
          </w:tcPr>
          <w:p w14:paraId="670C11F8" w14:textId="77777777" w:rsidR="00071102" w:rsidRDefault="008B7DA0">
            <w:r>
              <w:rPr>
                <w:sz w:val="15"/>
              </w:rPr>
              <w:t>EMPRES-i / EMPRES-i+</w:t>
            </w:r>
          </w:p>
        </w:tc>
        <w:tc>
          <w:tcPr>
            <w:tcW w:w="2016" w:type="dxa"/>
            <w:vAlign w:val="center"/>
          </w:tcPr>
          <w:p w14:paraId="551A4C81" w14:textId="77777777" w:rsidR="00071102" w:rsidRDefault="008B7DA0">
            <w:r>
              <w:rPr>
                <w:sz w:val="15"/>
              </w:rPr>
              <w:t>Independent event intelligence / cross-check</w:t>
            </w:r>
          </w:p>
        </w:tc>
        <w:tc>
          <w:tcPr>
            <w:tcW w:w="2016" w:type="dxa"/>
            <w:vAlign w:val="center"/>
          </w:tcPr>
          <w:p w14:paraId="6CF5E2E7" w14:textId="77777777" w:rsidR="00071102" w:rsidRDefault="008B7DA0">
            <w:r>
              <w:rPr>
                <w:sz w:val="15"/>
              </w:rPr>
              <w:t>HIGH</w:t>
            </w:r>
          </w:p>
        </w:tc>
        <w:tc>
          <w:tcPr>
            <w:tcW w:w="2016" w:type="dxa"/>
            <w:vAlign w:val="center"/>
          </w:tcPr>
          <w:p w14:paraId="300EA34B" w14:textId="77777777" w:rsidR="00071102" w:rsidRDefault="008B7DA0">
            <w:r>
              <w:rPr>
                <w:sz w:val="15"/>
              </w:rPr>
              <w:t>Avoid double-counting WAHIS-derived events</w:t>
            </w:r>
            <w:commentRangeEnd w:id="5"/>
            <w:r w:rsidR="00165E3E">
              <w:rPr>
                <w:rStyle w:val="CommentReference"/>
                <w:sz w:val="19"/>
                <w:szCs w:val="22"/>
              </w:rPr>
              <w:commentReference w:id="5"/>
            </w:r>
            <w:commentRangeEnd w:id="6"/>
            <w:r w:rsidR="00C343C7">
              <w:rPr>
                <w:rStyle w:val="CommentReference"/>
                <w:sz w:val="19"/>
                <w:szCs w:val="22"/>
              </w:rPr>
              <w:commentReference w:id="6"/>
            </w:r>
          </w:p>
        </w:tc>
      </w:tr>
      <w:tr w:rsidR="00071102" w14:paraId="5485D07B" w14:textId="77777777">
        <w:tc>
          <w:tcPr>
            <w:tcW w:w="2016" w:type="dxa"/>
            <w:vAlign w:val="center"/>
          </w:tcPr>
          <w:p w14:paraId="28FEE27B" w14:textId="77777777" w:rsidR="00071102" w:rsidRDefault="008B7DA0">
            <w:r>
              <w:rPr>
                <w:sz w:val="15"/>
              </w:rPr>
              <w:t>Event intelligence</w:t>
            </w:r>
          </w:p>
        </w:tc>
        <w:tc>
          <w:tcPr>
            <w:tcW w:w="2016" w:type="dxa"/>
            <w:vAlign w:val="center"/>
          </w:tcPr>
          <w:p w14:paraId="55435DBA" w14:textId="77777777" w:rsidR="00071102" w:rsidRDefault="008B7DA0">
            <w:r>
              <w:rPr>
                <w:sz w:val="15"/>
              </w:rPr>
              <w:t>EIOS</w:t>
            </w:r>
          </w:p>
        </w:tc>
        <w:tc>
          <w:tcPr>
            <w:tcW w:w="2016" w:type="dxa"/>
            <w:vAlign w:val="center"/>
          </w:tcPr>
          <w:p w14:paraId="146F88A2" w14:textId="77777777" w:rsidR="00071102" w:rsidRDefault="008B7DA0">
            <w:r>
              <w:rPr>
                <w:sz w:val="15"/>
              </w:rPr>
              <w:t>Non-official early signals</w:t>
            </w:r>
          </w:p>
        </w:tc>
        <w:tc>
          <w:tcPr>
            <w:tcW w:w="2016" w:type="dxa"/>
            <w:vAlign w:val="center"/>
          </w:tcPr>
          <w:p w14:paraId="15D95D16" w14:textId="77777777" w:rsidR="00071102" w:rsidRDefault="008B7DA0">
            <w:r>
              <w:rPr>
                <w:sz w:val="15"/>
              </w:rPr>
              <w:t>CORE</w:t>
            </w:r>
          </w:p>
        </w:tc>
        <w:tc>
          <w:tcPr>
            <w:tcW w:w="2016" w:type="dxa"/>
            <w:vAlign w:val="center"/>
          </w:tcPr>
          <w:p w14:paraId="4ED4CB3D" w14:textId="77777777" w:rsidR="00071102" w:rsidRDefault="008B7DA0">
            <w:r>
              <w:rPr>
                <w:sz w:val="15"/>
              </w:rPr>
              <w:t>Potential access constraints; use available pilot data</w:t>
            </w:r>
          </w:p>
        </w:tc>
      </w:tr>
      <w:tr w:rsidR="00071102" w14:paraId="4885A567" w14:textId="77777777">
        <w:tc>
          <w:tcPr>
            <w:tcW w:w="2016" w:type="dxa"/>
            <w:vAlign w:val="center"/>
          </w:tcPr>
          <w:p w14:paraId="2C9BD90C" w14:textId="77777777" w:rsidR="00071102" w:rsidRDefault="008B7DA0">
            <w:r>
              <w:rPr>
                <w:sz w:val="15"/>
              </w:rPr>
              <w:t>Event intelligence</w:t>
            </w:r>
          </w:p>
        </w:tc>
        <w:tc>
          <w:tcPr>
            <w:tcW w:w="2016" w:type="dxa"/>
            <w:vAlign w:val="center"/>
          </w:tcPr>
          <w:p w14:paraId="71E27D72" w14:textId="77777777" w:rsidR="00071102" w:rsidRDefault="008B7DA0">
            <w:r>
              <w:rPr>
                <w:sz w:val="15"/>
              </w:rPr>
              <w:t>BEACON</w:t>
            </w:r>
          </w:p>
        </w:tc>
        <w:tc>
          <w:tcPr>
            <w:tcW w:w="2016" w:type="dxa"/>
            <w:vAlign w:val="center"/>
          </w:tcPr>
          <w:p w14:paraId="18F36152" w14:textId="77777777" w:rsidR="00071102" w:rsidRDefault="008B7DA0">
            <w:r>
              <w:rPr>
                <w:sz w:val="15"/>
              </w:rPr>
              <w:t>Structured intelligence reports from open sources</w:t>
            </w:r>
          </w:p>
        </w:tc>
        <w:tc>
          <w:tcPr>
            <w:tcW w:w="2016" w:type="dxa"/>
            <w:vAlign w:val="center"/>
          </w:tcPr>
          <w:p w14:paraId="4BE957A3" w14:textId="77777777" w:rsidR="00071102" w:rsidRDefault="008B7DA0">
            <w:r>
              <w:rPr>
                <w:sz w:val="15"/>
              </w:rPr>
              <w:t>HIGH</w:t>
            </w:r>
          </w:p>
        </w:tc>
        <w:tc>
          <w:tcPr>
            <w:tcW w:w="2016" w:type="dxa"/>
            <w:vAlign w:val="center"/>
          </w:tcPr>
          <w:p w14:paraId="51D3E1AE" w14:textId="77777777" w:rsidR="00071102" w:rsidRDefault="008B7DA0">
            <w:r>
              <w:rPr>
                <w:sz w:val="15"/>
              </w:rPr>
              <w:t>Excellent candidate for signal enrichment</w:t>
            </w:r>
          </w:p>
        </w:tc>
      </w:tr>
      <w:tr w:rsidR="00071102" w14:paraId="40C5A9F1" w14:textId="77777777">
        <w:tc>
          <w:tcPr>
            <w:tcW w:w="2016" w:type="dxa"/>
            <w:vAlign w:val="center"/>
          </w:tcPr>
          <w:p w14:paraId="4A274E6A" w14:textId="77777777" w:rsidR="00071102" w:rsidRDefault="008B7DA0">
            <w:r>
              <w:rPr>
                <w:sz w:val="15"/>
              </w:rPr>
              <w:t>Event intelligence</w:t>
            </w:r>
          </w:p>
        </w:tc>
        <w:tc>
          <w:tcPr>
            <w:tcW w:w="2016" w:type="dxa"/>
            <w:vAlign w:val="center"/>
          </w:tcPr>
          <w:p w14:paraId="60F804DC" w14:textId="77777777" w:rsidR="00071102" w:rsidRDefault="008B7DA0">
            <w:r>
              <w:rPr>
                <w:sz w:val="15"/>
              </w:rPr>
              <w:t>PADI-web</w:t>
            </w:r>
          </w:p>
        </w:tc>
        <w:tc>
          <w:tcPr>
            <w:tcW w:w="2016" w:type="dxa"/>
            <w:vAlign w:val="center"/>
          </w:tcPr>
          <w:p w14:paraId="25DF4949" w14:textId="77777777" w:rsidR="00071102" w:rsidRDefault="008B7DA0">
            <w:r>
              <w:rPr>
                <w:sz w:val="15"/>
              </w:rPr>
              <w:t>Automated animal-disease news extraction</w:t>
            </w:r>
          </w:p>
        </w:tc>
        <w:tc>
          <w:tcPr>
            <w:tcW w:w="2016" w:type="dxa"/>
            <w:vAlign w:val="center"/>
          </w:tcPr>
          <w:p w14:paraId="020B3570" w14:textId="77777777" w:rsidR="00071102" w:rsidRDefault="008B7DA0">
            <w:r>
              <w:rPr>
                <w:sz w:val="15"/>
              </w:rPr>
              <w:t>HIGH</w:t>
            </w:r>
          </w:p>
        </w:tc>
        <w:tc>
          <w:tcPr>
            <w:tcW w:w="2016" w:type="dxa"/>
            <w:vAlign w:val="center"/>
          </w:tcPr>
          <w:p w14:paraId="030DBAD8" w14:textId="77777777" w:rsidR="00071102" w:rsidRDefault="008B7DA0">
            <w:r>
              <w:rPr>
                <w:sz w:val="15"/>
              </w:rPr>
              <w:t>Useful independent text/event source</w:t>
            </w:r>
          </w:p>
        </w:tc>
      </w:tr>
      <w:tr w:rsidR="00071102" w14:paraId="0301075C" w14:textId="77777777">
        <w:tc>
          <w:tcPr>
            <w:tcW w:w="2016" w:type="dxa"/>
            <w:vAlign w:val="center"/>
          </w:tcPr>
          <w:p w14:paraId="7A15593C" w14:textId="77777777" w:rsidR="00071102" w:rsidRDefault="008B7DA0">
            <w:r>
              <w:rPr>
                <w:sz w:val="15"/>
              </w:rPr>
              <w:t>News</w:t>
            </w:r>
          </w:p>
        </w:tc>
        <w:tc>
          <w:tcPr>
            <w:tcW w:w="2016" w:type="dxa"/>
            <w:vAlign w:val="center"/>
          </w:tcPr>
          <w:p w14:paraId="200D516E" w14:textId="77777777" w:rsidR="00071102" w:rsidRDefault="008B7DA0">
            <w:r>
              <w:rPr>
                <w:sz w:val="15"/>
              </w:rPr>
              <w:t>GDELT</w:t>
            </w:r>
          </w:p>
        </w:tc>
        <w:tc>
          <w:tcPr>
            <w:tcW w:w="2016" w:type="dxa"/>
            <w:vAlign w:val="center"/>
          </w:tcPr>
          <w:p w14:paraId="39F99B8A" w14:textId="77777777" w:rsidR="00071102" w:rsidRDefault="008B7DA0">
            <w:r>
              <w:rPr>
                <w:sz w:val="15"/>
              </w:rPr>
              <w:t>Broad multilingual media signal</w:t>
            </w:r>
          </w:p>
        </w:tc>
        <w:tc>
          <w:tcPr>
            <w:tcW w:w="2016" w:type="dxa"/>
            <w:vAlign w:val="center"/>
          </w:tcPr>
          <w:p w14:paraId="37D0C7E9" w14:textId="77777777" w:rsidR="00071102" w:rsidRDefault="008B7DA0">
            <w:r>
              <w:rPr>
                <w:sz w:val="15"/>
              </w:rPr>
              <w:t>HIGH</w:t>
            </w:r>
          </w:p>
        </w:tc>
        <w:tc>
          <w:tcPr>
            <w:tcW w:w="2016" w:type="dxa"/>
            <w:vAlign w:val="center"/>
          </w:tcPr>
          <w:p w14:paraId="5F921A1F" w14:textId="77777777" w:rsidR="00071102" w:rsidRDefault="008B7DA0">
            <w:r>
              <w:rPr>
                <w:sz w:val="15"/>
              </w:rPr>
              <w:t>Large coverage; source duplication needs control</w:t>
            </w:r>
          </w:p>
        </w:tc>
      </w:tr>
      <w:tr w:rsidR="00071102" w14:paraId="74E8CFE8" w14:textId="77777777">
        <w:tc>
          <w:tcPr>
            <w:tcW w:w="2016" w:type="dxa"/>
            <w:vAlign w:val="center"/>
          </w:tcPr>
          <w:p w14:paraId="5983FDB5" w14:textId="77777777" w:rsidR="00071102" w:rsidRDefault="008B7DA0">
            <w:r>
              <w:rPr>
                <w:sz w:val="15"/>
              </w:rPr>
              <w:lastRenderedPageBreak/>
              <w:t>News</w:t>
            </w:r>
          </w:p>
        </w:tc>
        <w:tc>
          <w:tcPr>
            <w:tcW w:w="2016" w:type="dxa"/>
            <w:vAlign w:val="center"/>
          </w:tcPr>
          <w:p w14:paraId="37A8E5D1" w14:textId="77777777" w:rsidR="00071102" w:rsidRDefault="008B7DA0">
            <w:r>
              <w:rPr>
                <w:sz w:val="15"/>
              </w:rPr>
              <w:t>ProMED</w:t>
            </w:r>
          </w:p>
        </w:tc>
        <w:tc>
          <w:tcPr>
            <w:tcW w:w="2016" w:type="dxa"/>
            <w:vAlign w:val="center"/>
          </w:tcPr>
          <w:p w14:paraId="65856455" w14:textId="77777777" w:rsidR="00071102" w:rsidRDefault="008B7DA0">
            <w:r>
              <w:rPr>
                <w:sz w:val="15"/>
              </w:rPr>
              <w:t>Expert-curated outbreak reports</w:t>
            </w:r>
          </w:p>
        </w:tc>
        <w:tc>
          <w:tcPr>
            <w:tcW w:w="2016" w:type="dxa"/>
            <w:vAlign w:val="center"/>
          </w:tcPr>
          <w:p w14:paraId="4966EFD0" w14:textId="77777777" w:rsidR="00071102" w:rsidRDefault="008B7DA0">
            <w:r>
              <w:rPr>
                <w:sz w:val="15"/>
              </w:rPr>
              <w:t>HIGH</w:t>
            </w:r>
          </w:p>
        </w:tc>
        <w:tc>
          <w:tcPr>
            <w:tcW w:w="2016" w:type="dxa"/>
            <w:vAlign w:val="center"/>
          </w:tcPr>
          <w:p w14:paraId="0D0ADDBA" w14:textId="77777777" w:rsidR="00071102" w:rsidRDefault="008B7DA0">
            <w:r>
              <w:rPr>
                <w:sz w:val="15"/>
              </w:rPr>
              <w:t>High-value but access/terms must be checked</w:t>
            </w:r>
          </w:p>
        </w:tc>
      </w:tr>
      <w:tr w:rsidR="00071102" w14:paraId="4874AC65" w14:textId="77777777">
        <w:tc>
          <w:tcPr>
            <w:tcW w:w="2016" w:type="dxa"/>
            <w:vAlign w:val="center"/>
          </w:tcPr>
          <w:p w14:paraId="227CDEFC" w14:textId="77777777" w:rsidR="00071102" w:rsidRDefault="008B7DA0">
            <w:r>
              <w:rPr>
                <w:sz w:val="15"/>
              </w:rPr>
              <w:t>Environment</w:t>
            </w:r>
          </w:p>
        </w:tc>
        <w:tc>
          <w:tcPr>
            <w:tcW w:w="2016" w:type="dxa"/>
            <w:vAlign w:val="center"/>
          </w:tcPr>
          <w:p w14:paraId="2B832C03" w14:textId="77777777" w:rsidR="00071102" w:rsidRDefault="008B7DA0">
            <w:r>
              <w:rPr>
                <w:sz w:val="15"/>
              </w:rPr>
              <w:t>ERA5 / ERA5-Land</w:t>
            </w:r>
          </w:p>
        </w:tc>
        <w:tc>
          <w:tcPr>
            <w:tcW w:w="2016" w:type="dxa"/>
            <w:vAlign w:val="center"/>
          </w:tcPr>
          <w:p w14:paraId="623C26FC" w14:textId="77777777" w:rsidR="00071102" w:rsidRDefault="008B7DA0">
            <w:r>
              <w:rPr>
                <w:sz w:val="15"/>
              </w:rPr>
              <w:t>Weather/climate anomalies</w:t>
            </w:r>
          </w:p>
        </w:tc>
        <w:tc>
          <w:tcPr>
            <w:tcW w:w="2016" w:type="dxa"/>
            <w:vAlign w:val="center"/>
          </w:tcPr>
          <w:p w14:paraId="38B07EB8" w14:textId="77777777" w:rsidR="00071102" w:rsidRDefault="008B7DA0">
            <w:r>
              <w:rPr>
                <w:sz w:val="15"/>
              </w:rPr>
              <w:t>CORE</w:t>
            </w:r>
          </w:p>
        </w:tc>
        <w:tc>
          <w:tcPr>
            <w:tcW w:w="2016" w:type="dxa"/>
            <w:vAlign w:val="center"/>
          </w:tcPr>
          <w:p w14:paraId="65FA2545" w14:textId="77777777" w:rsidR="00071102" w:rsidRDefault="008B7DA0">
            <w:r>
              <w:rPr>
                <w:sz w:val="15"/>
              </w:rPr>
              <w:t>Near-real-time and historical context</w:t>
            </w:r>
          </w:p>
        </w:tc>
      </w:tr>
      <w:tr w:rsidR="00071102" w:rsidRPr="000D166A" w14:paraId="4FA74D65" w14:textId="77777777">
        <w:tc>
          <w:tcPr>
            <w:tcW w:w="2016" w:type="dxa"/>
            <w:vAlign w:val="center"/>
          </w:tcPr>
          <w:p w14:paraId="3F0680D9" w14:textId="77777777" w:rsidR="00071102" w:rsidRDefault="008B7DA0">
            <w:r>
              <w:rPr>
                <w:sz w:val="15"/>
              </w:rPr>
              <w:t>Environment</w:t>
            </w:r>
          </w:p>
        </w:tc>
        <w:tc>
          <w:tcPr>
            <w:tcW w:w="2016" w:type="dxa"/>
            <w:vAlign w:val="center"/>
          </w:tcPr>
          <w:p w14:paraId="7789DCB8" w14:textId="77777777" w:rsidR="00071102" w:rsidRDefault="008B7DA0">
            <w:r>
              <w:rPr>
                <w:sz w:val="15"/>
              </w:rPr>
              <w:t>WorldClim</w:t>
            </w:r>
          </w:p>
        </w:tc>
        <w:tc>
          <w:tcPr>
            <w:tcW w:w="2016" w:type="dxa"/>
            <w:vAlign w:val="center"/>
          </w:tcPr>
          <w:p w14:paraId="7EE58184" w14:textId="77777777" w:rsidR="00071102" w:rsidRDefault="008B7DA0">
            <w:r>
              <w:rPr>
                <w:sz w:val="15"/>
              </w:rPr>
              <w:t>Climatological baselines</w:t>
            </w:r>
          </w:p>
        </w:tc>
        <w:tc>
          <w:tcPr>
            <w:tcW w:w="2016" w:type="dxa"/>
            <w:vAlign w:val="center"/>
          </w:tcPr>
          <w:p w14:paraId="45A69CC3" w14:textId="77777777" w:rsidR="00071102" w:rsidRDefault="008B7DA0">
            <w:r>
              <w:rPr>
                <w:sz w:val="15"/>
              </w:rPr>
              <w:t>MEDIUM</w:t>
            </w:r>
          </w:p>
        </w:tc>
        <w:tc>
          <w:tcPr>
            <w:tcW w:w="2016" w:type="dxa"/>
            <w:vAlign w:val="center"/>
          </w:tcPr>
          <w:p w14:paraId="23D8CFC4" w14:textId="77777777" w:rsidR="00071102" w:rsidRDefault="008B7DA0">
            <w:r>
              <w:rPr>
                <w:sz w:val="15"/>
              </w:rPr>
              <w:t>Best for baseline/seasonality rather than nowcast alone</w:t>
            </w:r>
          </w:p>
        </w:tc>
      </w:tr>
      <w:tr w:rsidR="00071102" w14:paraId="3C8B45F7" w14:textId="77777777">
        <w:tc>
          <w:tcPr>
            <w:tcW w:w="2016" w:type="dxa"/>
            <w:vAlign w:val="center"/>
          </w:tcPr>
          <w:p w14:paraId="60510890" w14:textId="77777777" w:rsidR="00071102" w:rsidRDefault="008B7DA0">
            <w:r>
              <w:rPr>
                <w:sz w:val="15"/>
              </w:rPr>
              <w:t>Land change</w:t>
            </w:r>
          </w:p>
        </w:tc>
        <w:tc>
          <w:tcPr>
            <w:tcW w:w="2016" w:type="dxa"/>
            <w:vAlign w:val="center"/>
          </w:tcPr>
          <w:p w14:paraId="1FC2533B" w14:textId="77777777" w:rsidR="00071102" w:rsidRDefault="008B7DA0">
            <w:r>
              <w:rPr>
                <w:sz w:val="15"/>
              </w:rPr>
              <w:t>Global Forest Watch</w:t>
            </w:r>
          </w:p>
        </w:tc>
        <w:tc>
          <w:tcPr>
            <w:tcW w:w="2016" w:type="dxa"/>
            <w:vAlign w:val="center"/>
          </w:tcPr>
          <w:p w14:paraId="7CFFCCE1" w14:textId="77777777" w:rsidR="00071102" w:rsidRDefault="008B7DA0">
            <w:r>
              <w:rPr>
                <w:sz w:val="15"/>
              </w:rPr>
              <w:t>Fire/deforestation/land-change anomalies</w:t>
            </w:r>
          </w:p>
        </w:tc>
        <w:tc>
          <w:tcPr>
            <w:tcW w:w="2016" w:type="dxa"/>
            <w:vAlign w:val="center"/>
          </w:tcPr>
          <w:p w14:paraId="7C63DAC1" w14:textId="77777777" w:rsidR="00071102" w:rsidRDefault="008B7DA0">
            <w:r>
              <w:rPr>
                <w:sz w:val="15"/>
              </w:rPr>
              <w:t>MEDIUM</w:t>
            </w:r>
          </w:p>
        </w:tc>
        <w:tc>
          <w:tcPr>
            <w:tcW w:w="2016" w:type="dxa"/>
            <w:vAlign w:val="center"/>
          </w:tcPr>
          <w:p w14:paraId="1DCC2A9B" w14:textId="77777777" w:rsidR="00071102" w:rsidRDefault="008B7DA0">
            <w:r>
              <w:rPr>
                <w:sz w:val="15"/>
              </w:rPr>
              <w:t>Explicitly listed by WOAH</w:t>
            </w:r>
          </w:p>
        </w:tc>
      </w:tr>
      <w:tr w:rsidR="00071102" w14:paraId="7BA930BE" w14:textId="77777777">
        <w:tc>
          <w:tcPr>
            <w:tcW w:w="2016" w:type="dxa"/>
            <w:vAlign w:val="center"/>
          </w:tcPr>
          <w:p w14:paraId="4607DD69" w14:textId="77777777" w:rsidR="00071102" w:rsidRDefault="008B7DA0">
            <w:commentRangeStart w:id="7"/>
            <w:r>
              <w:rPr>
                <w:sz w:val="15"/>
              </w:rPr>
              <w:t>Livestock</w:t>
            </w:r>
          </w:p>
        </w:tc>
        <w:tc>
          <w:tcPr>
            <w:tcW w:w="2016" w:type="dxa"/>
            <w:vAlign w:val="center"/>
          </w:tcPr>
          <w:p w14:paraId="36C5E654" w14:textId="77777777" w:rsidR="00071102" w:rsidRDefault="008B7DA0">
            <w:r>
              <w:rPr>
                <w:sz w:val="15"/>
              </w:rPr>
              <w:t>GLW4</w:t>
            </w:r>
          </w:p>
        </w:tc>
        <w:tc>
          <w:tcPr>
            <w:tcW w:w="2016" w:type="dxa"/>
            <w:vAlign w:val="center"/>
          </w:tcPr>
          <w:p w14:paraId="6121EE8B" w14:textId="77777777" w:rsidR="00071102" w:rsidRDefault="008B7DA0">
            <w:r>
              <w:rPr>
                <w:sz w:val="15"/>
              </w:rPr>
              <w:t>Host density / spatial susceptibility</w:t>
            </w:r>
          </w:p>
        </w:tc>
        <w:tc>
          <w:tcPr>
            <w:tcW w:w="2016" w:type="dxa"/>
            <w:vAlign w:val="center"/>
          </w:tcPr>
          <w:p w14:paraId="6DC93604" w14:textId="77777777" w:rsidR="00071102" w:rsidRDefault="008B7DA0">
            <w:r>
              <w:rPr>
                <w:sz w:val="15"/>
              </w:rPr>
              <w:t>CORE</w:t>
            </w:r>
          </w:p>
        </w:tc>
        <w:tc>
          <w:tcPr>
            <w:tcW w:w="2016" w:type="dxa"/>
            <w:vAlign w:val="center"/>
          </w:tcPr>
          <w:p w14:paraId="5B2A2A64" w14:textId="77777777" w:rsidR="00071102" w:rsidRDefault="008B7DA0">
            <w:r>
              <w:rPr>
                <w:sz w:val="15"/>
              </w:rPr>
              <w:t>2020 1-km and 10-km products</w:t>
            </w:r>
            <w:commentRangeEnd w:id="7"/>
            <w:r w:rsidR="000D166A">
              <w:rPr>
                <w:rStyle w:val="CommentReference"/>
                <w:sz w:val="19"/>
                <w:szCs w:val="22"/>
              </w:rPr>
              <w:commentReference w:id="7"/>
            </w:r>
          </w:p>
        </w:tc>
      </w:tr>
      <w:tr w:rsidR="00071102" w14:paraId="11B509A1" w14:textId="77777777">
        <w:tc>
          <w:tcPr>
            <w:tcW w:w="2016" w:type="dxa"/>
            <w:vAlign w:val="center"/>
          </w:tcPr>
          <w:p w14:paraId="24BFD0E0" w14:textId="77777777" w:rsidR="00071102" w:rsidRDefault="008B7DA0">
            <w:r>
              <w:rPr>
                <w:sz w:val="15"/>
              </w:rPr>
              <w:t>Agriculture</w:t>
            </w:r>
          </w:p>
        </w:tc>
        <w:tc>
          <w:tcPr>
            <w:tcW w:w="2016" w:type="dxa"/>
            <w:vAlign w:val="center"/>
          </w:tcPr>
          <w:p w14:paraId="6DBCF1EC" w14:textId="77777777" w:rsidR="00071102" w:rsidRDefault="008B7DA0">
            <w:r>
              <w:rPr>
                <w:sz w:val="15"/>
              </w:rPr>
              <w:t>FAOSTAT</w:t>
            </w:r>
          </w:p>
        </w:tc>
        <w:tc>
          <w:tcPr>
            <w:tcW w:w="2016" w:type="dxa"/>
            <w:vAlign w:val="center"/>
          </w:tcPr>
          <w:p w14:paraId="0499CEB1" w14:textId="77777777" w:rsidR="00071102" w:rsidRDefault="008B7DA0">
            <w:r>
              <w:rPr>
                <w:sz w:val="15"/>
              </w:rPr>
              <w:t>Animal populations, production, context</w:t>
            </w:r>
          </w:p>
        </w:tc>
        <w:tc>
          <w:tcPr>
            <w:tcW w:w="2016" w:type="dxa"/>
            <w:vAlign w:val="center"/>
          </w:tcPr>
          <w:p w14:paraId="1B9B1BC5" w14:textId="77777777" w:rsidR="00071102" w:rsidRDefault="008B7DA0">
            <w:r>
              <w:rPr>
                <w:sz w:val="15"/>
              </w:rPr>
              <w:t>CORE</w:t>
            </w:r>
          </w:p>
        </w:tc>
        <w:tc>
          <w:tcPr>
            <w:tcW w:w="2016" w:type="dxa"/>
            <w:vAlign w:val="center"/>
          </w:tcPr>
          <w:p w14:paraId="28850246" w14:textId="77777777" w:rsidR="00071102" w:rsidRDefault="008B7DA0">
            <w:r>
              <w:rPr>
                <w:sz w:val="15"/>
              </w:rPr>
              <w:t>Explicitly listed by WOAH</w:t>
            </w:r>
          </w:p>
        </w:tc>
      </w:tr>
      <w:tr w:rsidR="00071102" w14:paraId="6F1E383A" w14:textId="77777777">
        <w:tc>
          <w:tcPr>
            <w:tcW w:w="2016" w:type="dxa"/>
            <w:vAlign w:val="center"/>
          </w:tcPr>
          <w:p w14:paraId="693F22ED" w14:textId="77777777" w:rsidR="00071102" w:rsidRDefault="008B7DA0">
            <w:r>
              <w:rPr>
                <w:sz w:val="15"/>
              </w:rPr>
              <w:t>Trade</w:t>
            </w:r>
          </w:p>
        </w:tc>
        <w:tc>
          <w:tcPr>
            <w:tcW w:w="2016" w:type="dxa"/>
            <w:vAlign w:val="center"/>
          </w:tcPr>
          <w:p w14:paraId="362BDC34" w14:textId="77777777" w:rsidR="00071102" w:rsidRDefault="008B7DA0">
            <w:r>
              <w:rPr>
                <w:sz w:val="15"/>
              </w:rPr>
              <w:t>UN Comtrade</w:t>
            </w:r>
          </w:p>
        </w:tc>
        <w:tc>
          <w:tcPr>
            <w:tcW w:w="2016" w:type="dxa"/>
            <w:vAlign w:val="center"/>
          </w:tcPr>
          <w:p w14:paraId="4BAB8544" w14:textId="77777777" w:rsidR="00071102" w:rsidRDefault="008B7DA0">
            <w:r>
              <w:rPr>
                <w:sz w:val="15"/>
              </w:rPr>
              <w:t>Trade connectivity / exposure</w:t>
            </w:r>
          </w:p>
        </w:tc>
        <w:tc>
          <w:tcPr>
            <w:tcW w:w="2016" w:type="dxa"/>
            <w:vAlign w:val="center"/>
          </w:tcPr>
          <w:p w14:paraId="0E245B65" w14:textId="77777777" w:rsidR="00071102" w:rsidRDefault="008B7DA0">
            <w:r>
              <w:rPr>
                <w:sz w:val="15"/>
              </w:rPr>
              <w:t>MEDIUM</w:t>
            </w:r>
          </w:p>
        </w:tc>
        <w:tc>
          <w:tcPr>
            <w:tcW w:w="2016" w:type="dxa"/>
            <w:vAlign w:val="center"/>
          </w:tcPr>
          <w:p w14:paraId="23D2F56E" w14:textId="77777777" w:rsidR="00071102" w:rsidRDefault="008B7DA0">
            <w:r>
              <w:rPr>
                <w:sz w:val="15"/>
              </w:rPr>
              <w:t>Useful for cross-border risk features</w:t>
            </w:r>
          </w:p>
        </w:tc>
      </w:tr>
      <w:tr w:rsidR="00071102" w14:paraId="76933C13" w14:textId="77777777">
        <w:tc>
          <w:tcPr>
            <w:tcW w:w="2016" w:type="dxa"/>
            <w:vAlign w:val="center"/>
          </w:tcPr>
          <w:p w14:paraId="755FFCE8" w14:textId="77777777" w:rsidR="00071102" w:rsidRDefault="008B7DA0">
            <w:r>
              <w:rPr>
                <w:sz w:val="15"/>
              </w:rPr>
              <w:t>SPS</w:t>
            </w:r>
          </w:p>
        </w:tc>
        <w:tc>
          <w:tcPr>
            <w:tcW w:w="2016" w:type="dxa"/>
            <w:vAlign w:val="center"/>
          </w:tcPr>
          <w:p w14:paraId="7E764996" w14:textId="77777777" w:rsidR="00071102" w:rsidRDefault="008B7DA0">
            <w:r>
              <w:rPr>
                <w:sz w:val="15"/>
              </w:rPr>
              <w:t>WTO SPS IMS</w:t>
            </w:r>
          </w:p>
        </w:tc>
        <w:tc>
          <w:tcPr>
            <w:tcW w:w="2016" w:type="dxa"/>
            <w:vAlign w:val="center"/>
          </w:tcPr>
          <w:p w14:paraId="1AF202B2" w14:textId="77777777" w:rsidR="00071102" w:rsidRDefault="008B7DA0">
            <w:r>
              <w:rPr>
                <w:sz w:val="15"/>
              </w:rPr>
              <w:t>Official sanitary measures / alerts</w:t>
            </w:r>
          </w:p>
        </w:tc>
        <w:tc>
          <w:tcPr>
            <w:tcW w:w="2016" w:type="dxa"/>
            <w:vAlign w:val="center"/>
          </w:tcPr>
          <w:p w14:paraId="515E1C3D" w14:textId="77777777" w:rsidR="00071102" w:rsidRDefault="008B7DA0">
            <w:r>
              <w:rPr>
                <w:sz w:val="15"/>
              </w:rPr>
              <w:t>MEDIUM</w:t>
            </w:r>
          </w:p>
        </w:tc>
        <w:tc>
          <w:tcPr>
            <w:tcW w:w="2016" w:type="dxa"/>
            <w:vAlign w:val="center"/>
          </w:tcPr>
          <w:p w14:paraId="226E2522" w14:textId="77777777" w:rsidR="00071102" w:rsidRDefault="008B7DA0">
            <w:r>
              <w:rPr>
                <w:sz w:val="15"/>
              </w:rPr>
              <w:t>Context and corroboration</w:t>
            </w:r>
          </w:p>
        </w:tc>
      </w:tr>
      <w:tr w:rsidR="00071102" w14:paraId="1CF4B768" w14:textId="77777777">
        <w:tc>
          <w:tcPr>
            <w:tcW w:w="2016" w:type="dxa"/>
            <w:vAlign w:val="center"/>
          </w:tcPr>
          <w:p w14:paraId="0974A3FC" w14:textId="77777777" w:rsidR="00071102" w:rsidRDefault="008B7DA0">
            <w:r>
              <w:rPr>
                <w:sz w:val="15"/>
              </w:rPr>
              <w:t>Context</w:t>
            </w:r>
          </w:p>
        </w:tc>
        <w:tc>
          <w:tcPr>
            <w:tcW w:w="2016" w:type="dxa"/>
            <w:vAlign w:val="center"/>
          </w:tcPr>
          <w:p w14:paraId="5AC3B06B" w14:textId="77777777" w:rsidR="00071102" w:rsidRDefault="008B7DA0">
            <w:r>
              <w:rPr>
                <w:sz w:val="15"/>
              </w:rPr>
              <w:t>World Bank</w:t>
            </w:r>
          </w:p>
        </w:tc>
        <w:tc>
          <w:tcPr>
            <w:tcW w:w="2016" w:type="dxa"/>
            <w:vAlign w:val="center"/>
          </w:tcPr>
          <w:p w14:paraId="2053E9B7" w14:textId="77777777" w:rsidR="00071102" w:rsidRDefault="008B7DA0">
            <w:r>
              <w:rPr>
                <w:sz w:val="15"/>
              </w:rPr>
              <w:t>GDP, agricultural/economic proxies</w:t>
            </w:r>
          </w:p>
        </w:tc>
        <w:tc>
          <w:tcPr>
            <w:tcW w:w="2016" w:type="dxa"/>
            <w:vAlign w:val="center"/>
          </w:tcPr>
          <w:p w14:paraId="4E39DA16" w14:textId="77777777" w:rsidR="00071102" w:rsidRDefault="008B7DA0">
            <w:r>
              <w:rPr>
                <w:sz w:val="15"/>
              </w:rPr>
              <w:t>LOW/MED</w:t>
            </w:r>
          </w:p>
        </w:tc>
        <w:tc>
          <w:tcPr>
            <w:tcW w:w="2016" w:type="dxa"/>
            <w:vAlign w:val="center"/>
          </w:tcPr>
          <w:p w14:paraId="1C705835" w14:textId="77777777" w:rsidR="00071102" w:rsidRDefault="008B7DA0">
            <w:r>
              <w:rPr>
                <w:sz w:val="15"/>
              </w:rPr>
              <w:t>Structural covariates</w:t>
            </w:r>
          </w:p>
        </w:tc>
      </w:tr>
      <w:tr w:rsidR="00071102" w14:paraId="5C5CCDB2" w14:textId="77777777">
        <w:tc>
          <w:tcPr>
            <w:tcW w:w="2016" w:type="dxa"/>
            <w:vAlign w:val="center"/>
          </w:tcPr>
          <w:p w14:paraId="732CD590" w14:textId="77777777" w:rsidR="00071102" w:rsidRDefault="008B7DA0">
            <w:r>
              <w:rPr>
                <w:sz w:val="15"/>
              </w:rPr>
              <w:t>One Health</w:t>
            </w:r>
          </w:p>
        </w:tc>
        <w:tc>
          <w:tcPr>
            <w:tcW w:w="2016" w:type="dxa"/>
            <w:vAlign w:val="center"/>
          </w:tcPr>
          <w:p w14:paraId="1A09EBC7" w14:textId="77777777" w:rsidR="00071102" w:rsidRDefault="008B7DA0">
            <w:r>
              <w:rPr>
                <w:sz w:val="15"/>
              </w:rPr>
              <w:t>GLEWS+</w:t>
            </w:r>
          </w:p>
        </w:tc>
        <w:tc>
          <w:tcPr>
            <w:tcW w:w="2016" w:type="dxa"/>
            <w:vAlign w:val="center"/>
          </w:tcPr>
          <w:p w14:paraId="09A6EB84" w14:textId="77777777" w:rsidR="00071102" w:rsidRDefault="008B7DA0">
            <w:r>
              <w:rPr>
                <w:sz w:val="15"/>
              </w:rPr>
              <w:t>Cross-sector intelligence/context</w:t>
            </w:r>
          </w:p>
        </w:tc>
        <w:tc>
          <w:tcPr>
            <w:tcW w:w="2016" w:type="dxa"/>
            <w:vAlign w:val="center"/>
          </w:tcPr>
          <w:p w14:paraId="63A5DF99" w14:textId="77777777" w:rsidR="00071102" w:rsidRDefault="008B7DA0">
            <w:r>
              <w:rPr>
                <w:sz w:val="15"/>
              </w:rPr>
              <w:t>MEDIUM</w:t>
            </w:r>
          </w:p>
        </w:tc>
        <w:tc>
          <w:tcPr>
            <w:tcW w:w="2016" w:type="dxa"/>
            <w:vAlign w:val="center"/>
          </w:tcPr>
          <w:p w14:paraId="6D7FD6B5" w14:textId="77777777" w:rsidR="00071102" w:rsidRDefault="008B7DA0">
            <w:r>
              <w:rPr>
                <w:sz w:val="15"/>
              </w:rPr>
              <w:t>Useful context; access and duplication must be assessed</w:t>
            </w:r>
          </w:p>
        </w:tc>
      </w:tr>
    </w:tbl>
    <w:p w14:paraId="6F4C0DE3" w14:textId="77777777" w:rsidR="00071102" w:rsidRDefault="008B7DA0">
      <w:pPr>
        <w:pStyle w:val="Heading1"/>
      </w:pPr>
      <w:r>
        <w:t>6. Data-source catalogue and links</w:t>
      </w:r>
    </w:p>
    <w:p w14:paraId="53BDB0B4" w14:textId="77777777" w:rsidR="00071102" w:rsidRDefault="008B7DA0">
      <w:pPr>
        <w:pStyle w:val="Small"/>
      </w:pPr>
      <w:r>
        <w:rPr>
          <w:b/>
        </w:rPr>
        <w:t xml:space="preserve">WOAH Datathon: </w:t>
      </w:r>
      <w:r>
        <w:t>https://data-integration-department-woah.github.io/WOAH-Datathon/ — Competition overview and official requirements.</w:t>
      </w:r>
    </w:p>
    <w:p w14:paraId="2F30D151" w14:textId="77777777" w:rsidR="00071102" w:rsidRDefault="008B7DA0">
      <w:pPr>
        <w:pStyle w:val="Small"/>
      </w:pPr>
      <w:r>
        <w:rPr>
          <w:b/>
        </w:rPr>
        <w:t xml:space="preserve">Challenge 1 specification: </w:t>
      </w:r>
      <w:r>
        <w:t>https://data-integration-department-woah.github.io/WOAH-Datathon/challenges.html — Official objective, data suggestions and deliverable.</w:t>
      </w:r>
    </w:p>
    <w:p w14:paraId="7EDAE7CA" w14:textId="77777777" w:rsidR="00071102" w:rsidRDefault="008B7DA0">
      <w:pPr>
        <w:pStyle w:val="Small"/>
      </w:pPr>
      <w:r>
        <w:rPr>
          <w:b/>
        </w:rPr>
        <w:t xml:space="preserve">Datathon FAQ: </w:t>
      </w:r>
      <w:r>
        <w:t>https://data-integration-department-woah.github.io/WOAH-Datathon/faq.html — Scope, geographic/disease flexibility and additional-data guidance.</w:t>
      </w:r>
    </w:p>
    <w:p w14:paraId="2EFB28A5" w14:textId="77777777" w:rsidR="00071102" w:rsidRDefault="008B7DA0">
      <w:pPr>
        <w:pStyle w:val="Small"/>
      </w:pPr>
      <w:r>
        <w:rPr>
          <w:b/>
        </w:rPr>
        <w:t xml:space="preserve">Submission instructions: </w:t>
      </w:r>
      <w:r>
        <w:t>https://data-integration-department-woah.github.io/WOAH-Datathon/submission.html — Repository, reproducibility and deadline.</w:t>
      </w:r>
    </w:p>
    <w:p w14:paraId="745309F2" w14:textId="77777777" w:rsidR="00071102" w:rsidRDefault="008B7DA0">
      <w:pPr>
        <w:pStyle w:val="Small"/>
      </w:pPr>
      <w:r>
        <w:rPr>
          <w:b/>
        </w:rPr>
        <w:t xml:space="preserve">WOAH WAHIS / disease data collection: </w:t>
      </w:r>
      <w:r>
        <w:t>https://www.woah.org/en/what-we-do/animal-health-and-welfare/disease-data-collection/ — Official animal disease reporting system.</w:t>
      </w:r>
    </w:p>
    <w:p w14:paraId="30B1781C" w14:textId="77777777" w:rsidR="00071102" w:rsidRDefault="008B7DA0">
      <w:pPr>
        <w:pStyle w:val="Small"/>
      </w:pPr>
      <w:r>
        <w:rPr>
          <w:b/>
        </w:rPr>
        <w:t xml:space="preserve">WOAH Active Search: </w:t>
      </w:r>
      <w:r>
        <w:t>https://www.woah.org/en/what-we-do/animal-health-and-welfare/disease-data-collection/active-search/ — How WOAH uses non-official signals, credibility and relevance assessment.</w:t>
      </w:r>
    </w:p>
    <w:p w14:paraId="235992EE" w14:textId="77777777" w:rsidR="00071102" w:rsidRDefault="008B7DA0">
      <w:pPr>
        <w:pStyle w:val="Small"/>
      </w:pPr>
      <w:r>
        <w:rPr>
          <w:b/>
        </w:rPr>
        <w:t xml:space="preserve">WOAH Asia-Pacific epidemic intelligence Q1 2026: </w:t>
      </w:r>
      <w:r>
        <w:t>https://rr-asia.woah.org/app/uploads/2026/07/Sit_Rep_AP_Q12026.html — Concrete example of WAHIS + active-search integration.</w:t>
      </w:r>
    </w:p>
    <w:p w14:paraId="3E667640" w14:textId="77777777" w:rsidR="00071102" w:rsidRDefault="008B7DA0">
      <w:pPr>
        <w:pStyle w:val="Small"/>
      </w:pPr>
      <w:r>
        <w:rPr>
          <w:b/>
        </w:rPr>
        <w:t xml:space="preserve">WOAH Asia-Pacific epidemic intelligence Q2 2026: </w:t>
      </w:r>
      <w:r>
        <w:t>https://rr-asia.woah.org/app/uploads/2026/09/Sit_Rep_AP_Q22026.html — Latest operational example available at drafting time.</w:t>
      </w:r>
    </w:p>
    <w:p w14:paraId="7BD33B28" w14:textId="77777777" w:rsidR="00071102" w:rsidRDefault="008B7DA0">
      <w:pPr>
        <w:pStyle w:val="Small"/>
      </w:pPr>
      <w:r>
        <w:rPr>
          <w:b/>
        </w:rPr>
        <w:t xml:space="preserve">FAO EMPRES-i: </w:t>
      </w:r>
      <w:r>
        <w:t>https://www.fao.org/agroinformatics/projects/projects-detail/empres-i/ — Global animal disease information system.</w:t>
      </w:r>
    </w:p>
    <w:p w14:paraId="7191596D" w14:textId="77777777" w:rsidR="00071102" w:rsidRDefault="008B7DA0">
      <w:pPr>
        <w:pStyle w:val="Small"/>
      </w:pPr>
      <w:r>
        <w:rPr>
          <w:b/>
        </w:rPr>
        <w:t xml:space="preserve">EMPRES-i+ / About: </w:t>
      </w:r>
      <w:r>
        <w:t>https://data.apps.fao.org/static/sites/empres-i/about.html — Lineage/provenance and supplementary sources.</w:t>
      </w:r>
    </w:p>
    <w:p w14:paraId="70209A03" w14:textId="77777777" w:rsidR="00071102" w:rsidRDefault="008B7DA0">
      <w:pPr>
        <w:pStyle w:val="Small"/>
      </w:pPr>
      <w:r>
        <w:rPr>
          <w:b/>
        </w:rPr>
        <w:t xml:space="preserve">BEACON: </w:t>
      </w:r>
      <w:r>
        <w:t>https://beaconbio.org/ — Biothreats Emergence, Analysis and Communications Network; public animal-health intelligence reports.</w:t>
      </w:r>
    </w:p>
    <w:p w14:paraId="2DC16931" w14:textId="77777777" w:rsidR="00071102" w:rsidRDefault="008B7DA0">
      <w:pPr>
        <w:pStyle w:val="Small"/>
      </w:pPr>
      <w:r>
        <w:rPr>
          <w:b/>
        </w:rPr>
        <w:t xml:space="preserve">BEACON resources: </w:t>
      </w:r>
      <w:r>
        <w:t>https://beaconbio.org/en/resources/ — Reports and supporting resources.</w:t>
      </w:r>
    </w:p>
    <w:p w14:paraId="6FED3944" w14:textId="77777777" w:rsidR="00071102" w:rsidRDefault="008B7DA0">
      <w:pPr>
        <w:pStyle w:val="Small"/>
      </w:pPr>
      <w:r>
        <w:rPr>
          <w:b/>
        </w:rPr>
        <w:t xml:space="preserve">PADI-web: </w:t>
      </w:r>
      <w:r>
        <w:t>https://animal.padi-web.cirad.fr/en/about/ — Automated animal infectious-disease news surveillance.</w:t>
      </w:r>
    </w:p>
    <w:p w14:paraId="7ABAD5F1" w14:textId="77777777" w:rsidR="00071102" w:rsidRDefault="008B7DA0">
      <w:pPr>
        <w:pStyle w:val="Small"/>
      </w:pPr>
      <w:r>
        <w:rPr>
          <w:b/>
        </w:rPr>
        <w:t xml:space="preserve">GDELT Project: </w:t>
      </w:r>
      <w:r>
        <w:t>https://www.gdeltproject.org/ — Global news/event data and APIs.</w:t>
      </w:r>
    </w:p>
    <w:p w14:paraId="6CAE82A6" w14:textId="77777777" w:rsidR="00071102" w:rsidRDefault="008B7DA0">
      <w:pPr>
        <w:pStyle w:val="Small"/>
      </w:pPr>
      <w:r>
        <w:rPr>
          <w:b/>
        </w:rPr>
        <w:t xml:space="preserve">GDELT DOC API: </w:t>
      </w:r>
      <w:r>
        <w:t>https://blog.gdeltproject.org/gdelt-doc-2-0-api-debuts/ — Full-text news search API documentation/background.</w:t>
      </w:r>
    </w:p>
    <w:p w14:paraId="7DD6FD22" w14:textId="77777777" w:rsidR="00071102" w:rsidRDefault="008B7DA0">
      <w:pPr>
        <w:pStyle w:val="Small"/>
      </w:pPr>
      <w:r>
        <w:rPr>
          <w:b/>
        </w:rPr>
        <w:lastRenderedPageBreak/>
        <w:t xml:space="preserve">ProMED: </w:t>
      </w:r>
      <w:r>
        <w:t>https://promedmail.org/ — Expert-curated outbreak reports; access/terms to verify.</w:t>
      </w:r>
    </w:p>
    <w:p w14:paraId="3BB9F1AB" w14:textId="77777777" w:rsidR="00071102" w:rsidRDefault="008B7DA0">
      <w:pPr>
        <w:pStyle w:val="Small"/>
      </w:pPr>
      <w:r>
        <w:rPr>
          <w:b/>
        </w:rPr>
        <w:t xml:space="preserve">HealthMap: </w:t>
      </w:r>
      <w:r>
        <w:t>https://www.healthmap.org/ — Global health/outbreak intelligence; animal-health relevance varies by event.</w:t>
      </w:r>
    </w:p>
    <w:p w14:paraId="677911BF" w14:textId="77777777" w:rsidR="00071102" w:rsidRDefault="008B7DA0">
      <w:pPr>
        <w:pStyle w:val="Small"/>
      </w:pPr>
      <w:r>
        <w:rPr>
          <w:b/>
        </w:rPr>
        <w:t xml:space="preserve">Global Forest Watch: </w:t>
      </w:r>
      <w:r>
        <w:t>https://www.globalforestwatch.org/ — Deforestation, fire and land-change indicators; explicitly listed by WOAH.</w:t>
      </w:r>
    </w:p>
    <w:p w14:paraId="2AAACA6B" w14:textId="77777777" w:rsidR="00071102" w:rsidRDefault="008B7DA0">
      <w:pPr>
        <w:pStyle w:val="Small"/>
      </w:pPr>
      <w:r>
        <w:rPr>
          <w:b/>
        </w:rPr>
        <w:t xml:space="preserve">FAO Hand-in-Hand Geospatial Platform: </w:t>
      </w:r>
      <w:r>
        <w:t>https://www.fao.org/hih-geospatial-platform/get-started/en — Agricultural and geospatial contextual layers.</w:t>
      </w:r>
    </w:p>
    <w:p w14:paraId="75243246" w14:textId="77777777" w:rsidR="00071102" w:rsidRDefault="008B7DA0">
      <w:pPr>
        <w:pStyle w:val="Small"/>
      </w:pPr>
      <w:r>
        <w:rPr>
          <w:b/>
        </w:rPr>
        <w:t xml:space="preserve">FAO GLW: </w:t>
      </w:r>
      <w:r>
        <w:t>https://data.fao.org/catalog/organization/gridded-livestock-of-the-world-glw — Global livestock distribution and abundance.</w:t>
      </w:r>
    </w:p>
    <w:p w14:paraId="08A9AB9B" w14:textId="77777777" w:rsidR="00071102" w:rsidRDefault="008B7DA0">
      <w:pPr>
        <w:pStyle w:val="Small"/>
      </w:pPr>
      <w:r>
        <w:rPr>
          <w:b/>
        </w:rPr>
        <w:t xml:space="preserve">GLW4 1-km: </w:t>
      </w:r>
      <w:r>
        <w:t>https://data.fao.org/catalog/dataset/e056a913-2a28-454d-ad83-d6ef126bf0ff — 2020 livestock density, ~1 km; multiple species.</w:t>
      </w:r>
    </w:p>
    <w:p w14:paraId="70291CAB" w14:textId="77777777" w:rsidR="00071102" w:rsidRDefault="008B7DA0">
      <w:pPr>
        <w:pStyle w:val="Small"/>
      </w:pPr>
      <w:r>
        <w:rPr>
          <w:b/>
        </w:rPr>
        <w:t xml:space="preserve">WorldClim: </w:t>
      </w:r>
      <w:r>
        <w:t>https://www.worldclim.org/data/index.html — Historical and baseline climate data.</w:t>
      </w:r>
    </w:p>
    <w:p w14:paraId="743DB145" w14:textId="77777777" w:rsidR="00071102" w:rsidRDefault="008B7DA0">
      <w:pPr>
        <w:pStyle w:val="Small"/>
      </w:pPr>
      <w:r>
        <w:rPr>
          <w:b/>
        </w:rPr>
        <w:t xml:space="preserve">WorldClim monthly historical: </w:t>
      </w:r>
      <w:r>
        <w:t>https://www.worldclim.org/data/monthlywth.html — 1950–2024 historical monthly weather products.</w:t>
      </w:r>
    </w:p>
    <w:p w14:paraId="7DC6ACA8" w14:textId="77777777" w:rsidR="00071102" w:rsidRDefault="008B7DA0">
      <w:pPr>
        <w:pStyle w:val="Small"/>
      </w:pPr>
      <w:r>
        <w:rPr>
          <w:b/>
        </w:rPr>
        <w:t xml:space="preserve">Copernicus ERA5: </w:t>
      </w:r>
      <w:r>
        <w:t>https://www.ecmwf.int/en/forecasts/datasets/era5-hourly-time-series-data-single-levels-1940-present — Global hourly reanalysis; daily updates.</w:t>
      </w:r>
    </w:p>
    <w:p w14:paraId="49DAAE54" w14:textId="77777777" w:rsidR="00071102" w:rsidRDefault="008B7DA0">
      <w:pPr>
        <w:pStyle w:val="Small"/>
      </w:pPr>
      <w:r>
        <w:rPr>
          <w:b/>
        </w:rPr>
        <w:t xml:space="preserve">Copernicus ERA5-Land: </w:t>
      </w:r>
      <w:r>
        <w:t>https://confluence-stage.ecmwf.int/spaces/CKB/pages/536218894/ERA5-Land+hourly+time-series+data+on+single+levels+from+1950+to+present — Higher-resolution land reanalysis.</w:t>
      </w:r>
    </w:p>
    <w:p w14:paraId="655EABBF" w14:textId="77777777" w:rsidR="00071102" w:rsidRDefault="008B7DA0">
      <w:pPr>
        <w:pStyle w:val="Small"/>
      </w:pPr>
      <w:r>
        <w:rPr>
          <w:b/>
        </w:rPr>
        <w:t xml:space="preserve">UN Comtrade: </w:t>
      </w:r>
      <w:r>
        <w:t>https://comtradeplus.un.org/ — International merchandise trade data.</w:t>
      </w:r>
    </w:p>
    <w:p w14:paraId="7BEFB96A" w14:textId="77777777" w:rsidR="00071102" w:rsidRDefault="008B7DA0">
      <w:pPr>
        <w:pStyle w:val="Small"/>
      </w:pPr>
      <w:r>
        <w:rPr>
          <w:b/>
        </w:rPr>
        <w:t xml:space="preserve">WTO SPS: </w:t>
      </w:r>
      <w:r>
        <w:t>https://spsims.wto.org/ — Sanitary and phytosanitary notification system.</w:t>
      </w:r>
    </w:p>
    <w:p w14:paraId="36A92174" w14:textId="77777777" w:rsidR="00071102" w:rsidRDefault="008B7DA0">
      <w:pPr>
        <w:pStyle w:val="Small"/>
      </w:pPr>
      <w:r>
        <w:rPr>
          <w:b/>
        </w:rPr>
        <w:t xml:space="preserve">GLEWS+: </w:t>
      </w:r>
      <w:r>
        <w:t>https://www.fao.org/animal-health/news-events/events/detail/global-one-health-intelligence-in-action/en — Joint FAO/WHO/WOAH One Health early-warning mechanism.</w:t>
      </w:r>
    </w:p>
    <w:p w14:paraId="1175220E" w14:textId="77777777" w:rsidR="00071102" w:rsidRDefault="008B7DA0">
      <w:pPr>
        <w:pStyle w:val="Small"/>
      </w:pPr>
      <w:r>
        <w:t>Access note: availability, API access, licensing and retrospective coverage must be checked for each source before inclusion in the submitted pipeline. Where a source is not programmatically accessible, it can still inform the conceptual architecture but should not be made a hard dependency of the reproducible pipeline.</w:t>
      </w:r>
    </w:p>
    <w:p w14:paraId="55A82E6E" w14:textId="77777777" w:rsidR="00071102" w:rsidRDefault="008B7DA0">
      <w:pPr>
        <w:pStyle w:val="Heading1"/>
      </w:pPr>
      <w:r>
        <w:t>7. Why BEACON matters</w:t>
      </w:r>
    </w:p>
    <w:p w14:paraId="300A0668" w14:textId="77777777" w:rsidR="00071102" w:rsidRDefault="008B7DA0">
      <w:r>
        <w:t>BEACON (Biothreats Emergence, Analysis and Communications Network) is particularly interesting because it is not simply another generic news feed. Public BEACON reports demonstrate synthesis of multiple sources into structured animal-health intelligence, including disease, geography, epidemiological interpretation and forward-looking context.</w:t>
      </w:r>
    </w:p>
    <w:p w14:paraId="0BA49276" w14:textId="77777777" w:rsidR="00071102" w:rsidRDefault="008B7DA0">
      <w:r>
        <w:t>For Animal Health Radar, BEACON should be treated as an independent intelligence layer rather than simply adding its reports to a news count. The model should preserve source provenance and distinguish original media items from downstream analytical products.</w:t>
      </w:r>
    </w:p>
    <w:p w14:paraId="439361B4" w14:textId="77777777" w:rsidR="00071102" w:rsidRDefault="008B7DA0">
      <w:pPr>
        <w:pStyle w:val="ListBullet"/>
        <w:spacing w:after="40"/>
      </w:pPr>
      <w:r>
        <w:t>Raw media signal: individual article or report.</w:t>
      </w:r>
    </w:p>
    <w:p w14:paraId="08181002" w14:textId="77777777" w:rsidR="00071102" w:rsidRDefault="008B7DA0">
      <w:pPr>
        <w:pStyle w:val="ListBullet"/>
        <w:spacing w:after="40"/>
      </w:pPr>
      <w:r>
        <w:t>Curated intelligence: BEACON/EIOS/PADI-web event-level interpretation.</w:t>
      </w:r>
    </w:p>
    <w:p w14:paraId="1E2AD97F" w14:textId="77777777" w:rsidR="00071102" w:rsidRDefault="008B7DA0">
      <w:pPr>
        <w:pStyle w:val="ListBullet"/>
        <w:spacing w:after="40"/>
      </w:pPr>
      <w:r>
        <w:t>Official confirmation: WAHIS event/report.</w:t>
      </w:r>
    </w:p>
    <w:p w14:paraId="6CE69C86" w14:textId="77777777" w:rsidR="00071102" w:rsidRDefault="008B7DA0">
      <w:pPr>
        <w:pStyle w:val="ListBullet"/>
        <w:spacing w:after="40"/>
      </w:pPr>
      <w:r>
        <w:t>Downstream follow-up: updated reports, situation reports or control measures.</w:t>
      </w:r>
    </w:p>
    <w:p w14:paraId="660FB424" w14:textId="77777777" w:rsidR="00071102" w:rsidRDefault="008B7DA0">
      <w:r>
        <w:t>This is important because ten media articles copied from the same source are not ten independent pieces of evidence. The system should calculate an Evidence Diversity / Independence score.</w:t>
      </w:r>
    </w:p>
    <w:p w14:paraId="037EC5D6" w14:textId="77777777" w:rsidR="00071102" w:rsidRDefault="008B7DA0">
      <w:pPr>
        <w:pStyle w:val="Heading1"/>
      </w:pPr>
      <w:r>
        <w:t>8. Canonical event and signal model</w:t>
      </w:r>
    </w:p>
    <w:p w14:paraId="317866C7" w14:textId="77777777" w:rsidR="00071102" w:rsidRDefault="008B7DA0">
      <w:r>
        <w:t>All inputs should be normalised into a common event/signal schema while retaining the original raw record and provenance.</w:t>
      </w:r>
    </w:p>
    <w:p w14:paraId="730BB76F" w14:textId="77777777" w:rsidR="00071102" w:rsidRDefault="008B7DA0">
      <w:pPr>
        <w:pStyle w:val="ListBullet"/>
        <w:spacing w:after="40"/>
      </w:pPr>
      <w:r>
        <w:t>event_id / source_event_id</w:t>
      </w:r>
    </w:p>
    <w:p w14:paraId="238900AE" w14:textId="77777777" w:rsidR="00071102" w:rsidRDefault="008B7DA0">
      <w:pPr>
        <w:pStyle w:val="ListBullet"/>
        <w:spacing w:after="40"/>
      </w:pPr>
      <w:r>
        <w:t>source_name and source_type</w:t>
      </w:r>
    </w:p>
    <w:p w14:paraId="59EBE7A7" w14:textId="77777777" w:rsidR="00071102" w:rsidRDefault="008B7DA0">
      <w:pPr>
        <w:pStyle w:val="ListBullet"/>
        <w:spacing w:after="40"/>
      </w:pPr>
      <w:r>
        <w:t>publication_datetime</w:t>
      </w:r>
    </w:p>
    <w:p w14:paraId="4A22E6B5" w14:textId="77777777" w:rsidR="00071102" w:rsidRDefault="008B7DA0">
      <w:pPr>
        <w:pStyle w:val="ListBullet"/>
        <w:spacing w:after="40"/>
      </w:pPr>
      <w:r>
        <w:t>event_datetime / onset_datetime / report_datetime where available</w:t>
      </w:r>
    </w:p>
    <w:p w14:paraId="37F97CF4" w14:textId="77777777" w:rsidR="00071102" w:rsidRDefault="008B7DA0">
      <w:pPr>
        <w:pStyle w:val="ListBullet"/>
        <w:spacing w:after="40"/>
      </w:pPr>
      <w:r>
        <w:t>country / administrative unit / latitude / longitude</w:t>
      </w:r>
    </w:p>
    <w:p w14:paraId="793B7640" w14:textId="77777777" w:rsidR="00071102" w:rsidRDefault="008B7DA0">
      <w:pPr>
        <w:pStyle w:val="ListBullet"/>
        <w:spacing w:after="40"/>
      </w:pPr>
      <w:r>
        <w:t>disease / pathogen / strain where available</w:t>
      </w:r>
    </w:p>
    <w:p w14:paraId="79347EBE" w14:textId="77777777" w:rsidR="00071102" w:rsidRDefault="008B7DA0">
      <w:pPr>
        <w:pStyle w:val="ListBullet"/>
        <w:spacing w:after="40"/>
      </w:pPr>
      <w:r>
        <w:t>species / host</w:t>
      </w:r>
    </w:p>
    <w:p w14:paraId="6DEF24D9" w14:textId="77777777" w:rsidR="00071102" w:rsidRDefault="008B7DA0">
      <w:pPr>
        <w:pStyle w:val="ListBullet"/>
        <w:spacing w:after="40"/>
      </w:pPr>
      <w:r>
        <w:t>event type: suspected / signal / confirmed / follow-up / control measure</w:t>
      </w:r>
    </w:p>
    <w:p w14:paraId="0A659358" w14:textId="77777777" w:rsidR="00071102" w:rsidRDefault="008B7DA0">
      <w:pPr>
        <w:pStyle w:val="ListBullet"/>
        <w:spacing w:after="40"/>
      </w:pPr>
      <w:r>
        <w:lastRenderedPageBreak/>
        <w:t>case / death / affected / culled counts where available</w:t>
      </w:r>
    </w:p>
    <w:p w14:paraId="75D249D8" w14:textId="77777777" w:rsidR="00071102" w:rsidRDefault="008B7DA0">
      <w:pPr>
        <w:pStyle w:val="ListBullet"/>
        <w:spacing w:after="40"/>
      </w:pPr>
      <w:r>
        <w:t>confidence / source credibility</w:t>
      </w:r>
    </w:p>
    <w:p w14:paraId="1F67CA1F" w14:textId="77777777" w:rsidR="00071102" w:rsidRDefault="008B7DA0">
      <w:pPr>
        <w:pStyle w:val="ListBullet"/>
        <w:spacing w:after="40"/>
      </w:pPr>
      <w:r>
        <w:t>text-derived entities and evidence spans</w:t>
      </w:r>
    </w:p>
    <w:p w14:paraId="6BC1DB67" w14:textId="77777777" w:rsidR="00071102" w:rsidRDefault="008B7DA0">
      <w:pPr>
        <w:pStyle w:val="ListBullet"/>
        <w:spacing w:after="40"/>
      </w:pPr>
      <w:r>
        <w:t>linkage identifiers to other source records</w:t>
      </w:r>
    </w:p>
    <w:p w14:paraId="070AFDF3" w14:textId="77777777" w:rsidR="00071102" w:rsidRDefault="008B7DA0">
      <w:pPr>
        <w:pStyle w:val="ListBullet"/>
        <w:spacing w:after="40"/>
      </w:pPr>
      <w:r>
        <w:t>official-status flag</w:t>
      </w:r>
    </w:p>
    <w:p w14:paraId="4BBD0CBF" w14:textId="77777777" w:rsidR="00071102" w:rsidRDefault="008B7DA0">
      <w:pPr>
        <w:pStyle w:val="ListBullet"/>
        <w:spacing w:after="40"/>
      </w:pPr>
      <w:r>
        <w:t>raw-vs-derived flag</w:t>
      </w:r>
    </w:p>
    <w:p w14:paraId="2E9EE171" w14:textId="77777777" w:rsidR="00071102" w:rsidRDefault="008B7DA0">
      <w:pPr>
        <w:pStyle w:val="ListBullet"/>
        <w:spacing w:after="40"/>
      </w:pPr>
      <w:r>
        <w:t>data-version / ingestion timestamp</w:t>
      </w:r>
    </w:p>
    <w:p w14:paraId="203B6EAA" w14:textId="77777777" w:rsidR="00071102" w:rsidRDefault="008B7DA0">
      <w:r>
        <w:t>Event linkage should follow a conservative entity-resolution strategy. Same country + disease + compatible dates should not automatically be treated as separate outbreaks. A linked event graph should connect BEACON/EIOS/media → EMPRES-i → WAHIS notification → follow-ups, while preserving the fact that these are distinct source observations.</w:t>
      </w:r>
    </w:p>
    <w:p w14:paraId="23113598" w14:textId="77777777" w:rsidR="00071102" w:rsidRDefault="008B7DA0">
      <w:pPr>
        <w:pStyle w:val="Heading1"/>
      </w:pPr>
      <w:r>
        <w:t>9. Feature engineering</w:t>
      </w:r>
    </w:p>
    <w:p w14:paraId="6641C6C8" w14:textId="77777777" w:rsidR="00071102" w:rsidRDefault="008B7DA0">
      <w:pPr>
        <w:pStyle w:val="Heading2"/>
      </w:pPr>
      <w:r>
        <w:t>A. Temporal disease features</w:t>
      </w:r>
    </w:p>
    <w:p w14:paraId="0473DA33" w14:textId="77777777" w:rsidR="00071102" w:rsidRDefault="008B7DA0">
      <w:pPr>
        <w:pStyle w:val="ListBullet"/>
        <w:spacing w:after="40"/>
      </w:pPr>
      <w:r>
        <w:t>Recent outbreak counts and rates.</w:t>
      </w:r>
    </w:p>
    <w:p w14:paraId="6B868D73" w14:textId="77777777" w:rsidR="00071102" w:rsidRDefault="008B7DA0">
      <w:pPr>
        <w:pStyle w:val="ListBullet"/>
        <w:spacing w:after="40"/>
      </w:pPr>
      <w:r>
        <w:t>Change from rolling baseline.</w:t>
      </w:r>
    </w:p>
    <w:p w14:paraId="23ED5417" w14:textId="77777777" w:rsidR="00071102" w:rsidRDefault="008B7DA0">
      <w:pPr>
        <w:pStyle w:val="ListBullet"/>
        <w:spacing w:after="40"/>
      </w:pPr>
      <w:r>
        <w:t>Acceleration/deceleration of outbreak activity.</w:t>
      </w:r>
    </w:p>
    <w:p w14:paraId="62BFABA1" w14:textId="77777777" w:rsidR="00071102" w:rsidRDefault="008B7DA0">
      <w:pPr>
        <w:pStyle w:val="ListBullet"/>
        <w:spacing w:after="40"/>
      </w:pPr>
      <w:r>
        <w:t>Days since last outbreak.</w:t>
      </w:r>
    </w:p>
    <w:p w14:paraId="6E281EF2" w14:textId="77777777" w:rsidR="00071102" w:rsidRDefault="008B7DA0">
      <w:pPr>
        <w:pStyle w:val="ListBullet"/>
        <w:spacing w:after="40"/>
      </w:pPr>
      <w:r>
        <w:t>Seasonality and historical disease calendar.</w:t>
      </w:r>
    </w:p>
    <w:p w14:paraId="1438137E" w14:textId="77777777" w:rsidR="00071102" w:rsidRDefault="008B7DA0">
      <w:pPr>
        <w:pStyle w:val="ListBullet"/>
        <w:spacing w:after="40"/>
      </w:pPr>
      <w:r>
        <w:t>Reporting delay distribution by country/disease.</w:t>
      </w:r>
    </w:p>
    <w:p w14:paraId="465079B4" w14:textId="77777777" w:rsidR="00071102" w:rsidRDefault="008B7DA0">
      <w:pPr>
        <w:pStyle w:val="ListBullet"/>
        <w:spacing w:after="40"/>
      </w:pPr>
      <w:r>
        <w:t>Follow-up frequency and reporting cadence.</w:t>
      </w:r>
    </w:p>
    <w:p w14:paraId="1859B952" w14:textId="77777777" w:rsidR="00071102" w:rsidRDefault="008B7DA0">
      <w:pPr>
        <w:pStyle w:val="ListBullet"/>
        <w:spacing w:after="40"/>
      </w:pPr>
      <w:r>
        <w:t>Neighbouring-country outbreak pressure.</w:t>
      </w:r>
    </w:p>
    <w:p w14:paraId="45274AD7" w14:textId="77777777" w:rsidR="00071102" w:rsidRDefault="008B7DA0">
      <w:pPr>
        <w:pStyle w:val="Heading2"/>
      </w:pPr>
      <w:r>
        <w:t>B. Epidemic-intelligence features</w:t>
      </w:r>
    </w:p>
    <w:p w14:paraId="0F6F01F6" w14:textId="77777777" w:rsidR="00071102" w:rsidRDefault="008B7DA0">
      <w:pPr>
        <w:pStyle w:val="ListBullet"/>
        <w:spacing w:after="40"/>
      </w:pPr>
      <w:r>
        <w:t>Number of independent event signals in recent windows.</w:t>
      </w:r>
    </w:p>
    <w:p w14:paraId="30AAE467" w14:textId="77777777" w:rsidR="00071102" w:rsidRDefault="008B7DA0">
      <w:pPr>
        <w:pStyle w:val="ListBullet"/>
        <w:spacing w:after="40"/>
      </w:pPr>
      <w:r>
        <w:t>Time since first weak signal.</w:t>
      </w:r>
    </w:p>
    <w:p w14:paraId="27091970" w14:textId="77777777" w:rsidR="00071102" w:rsidRDefault="008B7DA0">
      <w:pPr>
        <w:pStyle w:val="ListBullet"/>
        <w:spacing w:after="40"/>
      </w:pPr>
      <w:r>
        <w:t>Source diversity.</w:t>
      </w:r>
    </w:p>
    <w:p w14:paraId="2321A53F" w14:textId="77777777" w:rsidR="00071102" w:rsidRDefault="008B7DA0">
      <w:pPr>
        <w:pStyle w:val="ListBullet"/>
        <w:spacing w:after="40"/>
      </w:pPr>
      <w:r>
        <w:t>Signal credibility.</w:t>
      </w:r>
    </w:p>
    <w:p w14:paraId="5CCD2745" w14:textId="77777777" w:rsidR="00071102" w:rsidRDefault="008B7DA0">
      <w:pPr>
        <w:pStyle w:val="ListBullet"/>
        <w:spacing w:after="40"/>
      </w:pPr>
      <w:r>
        <w:t>Geographic specificity.</w:t>
      </w:r>
    </w:p>
    <w:p w14:paraId="4568638C" w14:textId="77777777" w:rsidR="00071102" w:rsidRDefault="008B7DA0">
      <w:pPr>
        <w:pStyle w:val="ListBullet"/>
        <w:spacing w:after="40"/>
      </w:pPr>
      <w:r>
        <w:t>Disease/species specificity.</w:t>
      </w:r>
    </w:p>
    <w:p w14:paraId="50BFD7C3" w14:textId="77777777" w:rsidR="00071102" w:rsidRDefault="008B7DA0">
      <w:pPr>
        <w:pStyle w:val="ListBullet"/>
        <w:spacing w:after="40"/>
      </w:pPr>
      <w:r>
        <w:t>Novelty relative to historical baseline.</w:t>
      </w:r>
    </w:p>
    <w:p w14:paraId="6AC52EE0" w14:textId="77777777" w:rsidR="00071102" w:rsidRDefault="008B7DA0">
      <w:pPr>
        <w:pStyle w:val="ListBullet"/>
        <w:spacing w:after="40"/>
      </w:pPr>
      <w:r>
        <w:t>Agreement between independent intelligence streams.</w:t>
      </w:r>
    </w:p>
    <w:p w14:paraId="29A43BD1" w14:textId="77777777" w:rsidR="00071102" w:rsidRDefault="008B7DA0">
      <w:pPr>
        <w:pStyle w:val="Heading2"/>
      </w:pPr>
      <w:r>
        <w:t>C. Environmental features</w:t>
      </w:r>
    </w:p>
    <w:p w14:paraId="1C977EE5" w14:textId="77777777" w:rsidR="00071102" w:rsidRDefault="008B7DA0">
      <w:pPr>
        <w:pStyle w:val="ListBullet"/>
        <w:spacing w:after="40"/>
      </w:pPr>
      <w:r>
        <w:t>Temperature and precipitation anomalies relative to location-specific climatology.</w:t>
      </w:r>
    </w:p>
    <w:p w14:paraId="7AEBD2FB" w14:textId="77777777" w:rsidR="00071102" w:rsidRDefault="008B7DA0">
      <w:pPr>
        <w:pStyle w:val="ListBullet"/>
        <w:spacing w:after="40"/>
      </w:pPr>
      <w:r>
        <w:t>Humidity/dew-point proxies.</w:t>
      </w:r>
    </w:p>
    <w:p w14:paraId="4409E570" w14:textId="77777777" w:rsidR="00071102" w:rsidRDefault="008B7DA0">
      <w:pPr>
        <w:pStyle w:val="ListBullet"/>
        <w:spacing w:after="40"/>
      </w:pPr>
      <w:r>
        <w:t>Wind and extreme-weather indicators where epidemiologically relevant.</w:t>
      </w:r>
    </w:p>
    <w:p w14:paraId="4AB3D613" w14:textId="77777777" w:rsidR="00071102" w:rsidRDefault="008B7DA0">
      <w:pPr>
        <w:pStyle w:val="ListBullet"/>
        <w:spacing w:after="40"/>
      </w:pPr>
      <w:r>
        <w:t>Fire and land-change anomalies.</w:t>
      </w:r>
    </w:p>
    <w:p w14:paraId="70286F51" w14:textId="77777777" w:rsidR="00071102" w:rsidRDefault="008B7DA0">
      <w:pPr>
        <w:pStyle w:val="ListBullet"/>
        <w:spacing w:after="40"/>
      </w:pPr>
      <w:r>
        <w:t>Lagged environmental exposures (e.g. 7/14/28 days).</w:t>
      </w:r>
    </w:p>
    <w:p w14:paraId="5A435D27" w14:textId="77777777" w:rsidR="00071102" w:rsidRDefault="008B7DA0">
      <w:pPr>
        <w:pStyle w:val="Heading2"/>
      </w:pPr>
      <w:r>
        <w:t>D. Host and connectivity features</w:t>
      </w:r>
    </w:p>
    <w:p w14:paraId="65597C34" w14:textId="77777777" w:rsidR="00071102" w:rsidRDefault="008B7DA0">
      <w:pPr>
        <w:pStyle w:val="ListBullet"/>
        <w:spacing w:after="40"/>
      </w:pPr>
      <w:r>
        <w:t>Livestock density by relevant host species.</w:t>
      </w:r>
    </w:p>
    <w:p w14:paraId="34FECB55" w14:textId="77777777" w:rsidR="00071102" w:rsidRDefault="008B7DA0">
      <w:pPr>
        <w:pStyle w:val="ListBullet"/>
        <w:spacing w:after="40"/>
      </w:pPr>
      <w:r>
        <w:t>Wildlife/livestock interface proxies.</w:t>
      </w:r>
    </w:p>
    <w:p w14:paraId="2DCB39B2" w14:textId="77777777" w:rsidR="00071102" w:rsidRDefault="008B7DA0">
      <w:pPr>
        <w:pStyle w:val="ListBullet"/>
        <w:spacing w:after="40"/>
      </w:pPr>
      <w:r>
        <w:t>Trade intensity and changes.</w:t>
      </w:r>
    </w:p>
    <w:p w14:paraId="687135E2" w14:textId="77777777" w:rsidR="00071102" w:rsidRDefault="008B7DA0">
      <w:pPr>
        <w:pStyle w:val="ListBullet"/>
        <w:spacing w:after="40"/>
      </w:pPr>
      <w:r>
        <w:t>Connectivity to recently affected areas.</w:t>
      </w:r>
    </w:p>
    <w:p w14:paraId="5A2CFF3C" w14:textId="77777777" w:rsidR="00071102" w:rsidRDefault="008B7DA0">
      <w:pPr>
        <w:pStyle w:val="ListBullet"/>
        <w:spacing w:after="40"/>
      </w:pPr>
      <w:r>
        <w:t>Distance to recent events.</w:t>
      </w:r>
    </w:p>
    <w:p w14:paraId="0B487C5D" w14:textId="77777777" w:rsidR="00071102" w:rsidRDefault="008B7DA0">
      <w:pPr>
        <w:pStyle w:val="ListBullet"/>
        <w:spacing w:after="40"/>
      </w:pPr>
      <w:r>
        <w:t>Transport/trade corridor exposure where data permit.</w:t>
      </w:r>
    </w:p>
    <w:p w14:paraId="76D7ADE9" w14:textId="77777777" w:rsidR="00071102" w:rsidRDefault="008B7DA0">
      <w:pPr>
        <w:pStyle w:val="Heading1"/>
      </w:pPr>
      <w:r>
        <w:lastRenderedPageBreak/>
        <w:t>10. Modelling methodology</w:t>
      </w:r>
    </w:p>
    <w:p w14:paraId="4B37B157" w14:textId="77777777" w:rsidR="00071102" w:rsidRDefault="008B7DA0">
      <w:r>
        <w:t>The preferred approach is an ensemble of interpretable statistical and machine-learning components rather than a single black-box model. The exact final model should be chosen after profiling the pilot data.</w:t>
      </w:r>
    </w:p>
    <w:p w14:paraId="329B2D73" w14:textId="77777777" w:rsidR="00071102" w:rsidRDefault="008B7DA0">
      <w:pPr>
        <w:pStyle w:val="Heading2"/>
      </w:pPr>
      <w:r>
        <w:t>10.1 Baselines</w:t>
      </w:r>
    </w:p>
    <w:p w14:paraId="062B5C43" w14:textId="77777777" w:rsidR="00071102" w:rsidRDefault="008B7DA0">
      <w:pPr>
        <w:pStyle w:val="ListBullet"/>
        <w:spacing w:after="40"/>
      </w:pPr>
      <w:r>
        <w:t>Seasonal naïve / historical mean.</w:t>
      </w:r>
    </w:p>
    <w:p w14:paraId="487F34C1" w14:textId="77777777" w:rsidR="00071102" w:rsidRDefault="008B7DA0">
      <w:pPr>
        <w:pStyle w:val="ListBullet"/>
        <w:spacing w:after="40"/>
      </w:pPr>
      <w:r>
        <w:t>EWMA or CUSUM anomaly detector.</w:t>
      </w:r>
    </w:p>
    <w:p w14:paraId="5317B5B7" w14:textId="77777777" w:rsidR="00071102" w:rsidRDefault="008B7DA0">
      <w:pPr>
        <w:pStyle w:val="ListBullet"/>
        <w:spacing w:after="40"/>
      </w:pPr>
      <w:r>
        <w:t>Poisson/negative-binomial regression for counts.</w:t>
      </w:r>
    </w:p>
    <w:p w14:paraId="4FA31302" w14:textId="77777777" w:rsidR="00071102" w:rsidRDefault="008B7DA0">
      <w:pPr>
        <w:pStyle w:val="ListBullet"/>
        <w:spacing w:after="40"/>
      </w:pPr>
      <w:r>
        <w:t>Simple spatiotemporal risk model.</w:t>
      </w:r>
    </w:p>
    <w:p w14:paraId="3E1D1249" w14:textId="77777777" w:rsidR="00071102" w:rsidRDefault="008B7DA0">
      <w:pPr>
        <w:pStyle w:val="ListBullet"/>
        <w:spacing w:after="40"/>
      </w:pPr>
      <w:commentRangeStart w:id="8"/>
      <w:commentRangeStart w:id="9"/>
      <w:r>
        <w:t>Gradient-boosted trees for nonlinear feature interactions.</w:t>
      </w:r>
      <w:commentRangeEnd w:id="8"/>
      <w:r w:rsidR="00A77B91">
        <w:rPr>
          <w:rStyle w:val="CommentReference"/>
          <w:sz w:val="19"/>
          <w:szCs w:val="22"/>
        </w:rPr>
        <w:commentReference w:id="8"/>
      </w:r>
      <w:commentRangeEnd w:id="9"/>
      <w:r w:rsidR="00CA1B6E">
        <w:rPr>
          <w:rStyle w:val="CommentReference"/>
          <w:sz w:val="19"/>
          <w:szCs w:val="22"/>
        </w:rPr>
        <w:commentReference w:id="9"/>
      </w:r>
    </w:p>
    <w:p w14:paraId="7C535D32" w14:textId="77777777" w:rsidR="00071102" w:rsidRDefault="008B7DA0">
      <w:pPr>
        <w:pStyle w:val="Heading2"/>
      </w:pPr>
      <w:r>
        <w:t>10.2 Latent-state model</w:t>
      </w:r>
    </w:p>
    <w:p w14:paraId="252B4FD6" w14:textId="77777777" w:rsidR="00071102" w:rsidRDefault="008B7DA0">
      <w:r>
        <w:t>Conceptually: latent disease activity → observation probability → reported event. A Bayesian state-space model, hierarchical negative-binomial model, hidden Markov formulation or related probabilistic model can represent this structure.</w:t>
      </w:r>
    </w:p>
    <w:p w14:paraId="09A28436" w14:textId="77777777" w:rsidR="00071102" w:rsidRDefault="008B7DA0">
      <w:r>
        <w:t>Country/disease-specific reporting delay distributions can be learned from historical WAHIS records. The model then estimates the probability that recent apparent inactivity reflects true low incidence versus incomplete/delayed observation.</w:t>
      </w:r>
    </w:p>
    <w:p w14:paraId="3AB6B953" w14:textId="77777777" w:rsidR="00071102" w:rsidRDefault="008B7DA0">
      <w:pPr>
        <w:pStyle w:val="Heading2"/>
      </w:pPr>
      <w:r>
        <w:t xml:space="preserve">10.3 </w:t>
      </w:r>
      <w:commentRangeStart w:id="10"/>
      <w:commentRangeStart w:id="11"/>
      <w:r>
        <w:t>Forecast model</w:t>
      </w:r>
      <w:commentRangeEnd w:id="10"/>
      <w:r w:rsidR="00C073BC">
        <w:rPr>
          <w:rStyle w:val="CommentReference"/>
          <w:sz w:val="26"/>
          <w:szCs w:val="26"/>
        </w:rPr>
        <w:commentReference w:id="10"/>
      </w:r>
      <w:commentRangeEnd w:id="11"/>
      <w:r w:rsidR="006D2176">
        <w:rPr>
          <w:rStyle w:val="CommentReference"/>
          <w:sz w:val="26"/>
          <w:szCs w:val="26"/>
        </w:rPr>
        <w:commentReference w:id="11"/>
      </w:r>
    </w:p>
    <w:p w14:paraId="0EF0775A" w14:textId="77777777" w:rsidR="00071102" w:rsidRDefault="008B7DA0">
      <w:pPr>
        <w:pStyle w:val="ListBullet"/>
        <w:spacing w:after="40"/>
      </w:pPr>
      <w:r>
        <w:t>Forecast 7, 14 and 28 days.</w:t>
      </w:r>
    </w:p>
    <w:p w14:paraId="3A1F7523" w14:textId="77777777" w:rsidR="00071102" w:rsidRDefault="008B7DA0">
      <w:pPr>
        <w:pStyle w:val="ListBullet"/>
        <w:spacing w:after="40"/>
      </w:pPr>
      <w:r>
        <w:t>Produce full predictive distributions, not point forecasts only.</w:t>
      </w:r>
    </w:p>
    <w:p w14:paraId="63DD9774" w14:textId="77777777" w:rsidR="00071102" w:rsidRDefault="008B7DA0">
      <w:pPr>
        <w:pStyle w:val="ListBullet"/>
        <w:spacing w:after="40"/>
      </w:pPr>
      <w:r>
        <w:t>Use lagged signals to respect temporal causality.</w:t>
      </w:r>
    </w:p>
    <w:p w14:paraId="470831E1" w14:textId="77777777" w:rsidR="00071102" w:rsidRDefault="008B7DA0">
      <w:pPr>
        <w:pStyle w:val="ListBullet"/>
        <w:spacing w:after="40"/>
      </w:pPr>
      <w:r>
        <w:t>Compare global model, disease-specific model and hierarchical model.</w:t>
      </w:r>
    </w:p>
    <w:p w14:paraId="206E5E6E" w14:textId="77777777" w:rsidR="00071102" w:rsidRDefault="008B7DA0">
      <w:pPr>
        <w:pStyle w:val="ListBullet"/>
        <w:spacing w:after="40"/>
      </w:pPr>
      <w:r>
        <w:t>Use rolling-origin evaluation rather than random train/test splits.</w:t>
      </w:r>
    </w:p>
    <w:p w14:paraId="452965B2" w14:textId="77777777" w:rsidR="00071102" w:rsidRDefault="008B7DA0">
      <w:pPr>
        <w:pStyle w:val="Heading2"/>
      </w:pPr>
      <w:r>
        <w:t>10.4 Ensemble</w:t>
      </w:r>
    </w:p>
    <w:p w14:paraId="602F3F4B" w14:textId="77777777" w:rsidR="00071102" w:rsidRDefault="008B7DA0">
      <w:r>
        <w:t>A practical final architecture could blend: probabilistic latent-state estimate + calibrated gradient-boosted risk model + time-series forecast. The ensemble should be selected on out-of-sample decision metrics, not model complexity.</w:t>
      </w:r>
    </w:p>
    <w:p w14:paraId="19A55F83" w14:textId="664725A9" w:rsidR="00AA07FF" w:rsidRDefault="001D2639">
      <w:pPr>
        <w:pStyle w:val="Heading2"/>
        <w:pPrChange w:id="12" w:author="Seo, Sangmin (NSAH)" w:date="2026-09-11T12:20:00Z" w16du:dateUtc="2026-09-11T10:20:00Z">
          <w:pPr/>
        </w:pPrChange>
      </w:pPr>
      <w:ins w:id="13" w:author="Seo, Sangmin (NSAH)" w:date="2026-09-11T12:13:00Z" w16du:dateUtc="2026-09-11T10:13:00Z">
        <w:r>
          <w:t>10</w:t>
        </w:r>
        <w:r w:rsidR="00582C86">
          <w:t>.5</w:t>
        </w:r>
        <w:r w:rsidR="00EA7A5A">
          <w:t xml:space="preserve"> </w:t>
        </w:r>
      </w:ins>
      <w:ins w:id="14" w:author="Seo, Sangmin (NSAH)" w:date="2026-09-11T12:15:00Z" w16du:dateUtc="2026-09-11T10:15:00Z">
        <w:r w:rsidR="006E49AB">
          <w:t>Mode</w:t>
        </w:r>
        <w:r w:rsidR="00D5377E">
          <w:t>l eval</w:t>
        </w:r>
        <w:r w:rsidR="00EB6267">
          <w:t>uation</w:t>
        </w:r>
      </w:ins>
    </w:p>
    <w:p w14:paraId="21F24DBE" w14:textId="3BBE4B58" w:rsidR="00A8274C" w:rsidRDefault="008A76FF">
      <w:pPr>
        <w:pStyle w:val="ListBullet"/>
        <w:rPr>
          <w:ins w:id="15" w:author="Seo, Sangmin (NSAH)" w:date="2026-09-11T12:15:00Z" w16du:dateUtc="2026-09-11T10:15:00Z"/>
        </w:rPr>
        <w:pPrChange w:id="16" w:author="Seo, Sangmin (NSAH)" w:date="2026-09-11T12:20:00Z" w16du:dateUtc="2026-09-11T10:20:00Z">
          <w:pPr/>
        </w:pPrChange>
      </w:pPr>
      <w:ins w:id="17" w:author="Seo, Sangmin (NSAH)" w:date="2026-09-11T12:15:00Z" w16du:dateUtc="2026-09-11T10:15:00Z">
        <w:r>
          <w:t>Overall a</w:t>
        </w:r>
        <w:r w:rsidR="00E30F5F">
          <w:t>bi</w:t>
        </w:r>
        <w:r w:rsidR="0018247E">
          <w:t xml:space="preserve">lity </w:t>
        </w:r>
        <w:r w:rsidR="00F52287">
          <w:t>to r</w:t>
        </w:r>
        <w:r w:rsidR="00143F73">
          <w:t>ank rar</w:t>
        </w:r>
        <w:r w:rsidR="00D14A74">
          <w:t>e event</w:t>
        </w:r>
        <w:r w:rsidR="00447419">
          <w:t xml:space="preserve">s: </w:t>
        </w:r>
        <w:r w:rsidR="00006675">
          <w:t>Precisi</w:t>
        </w:r>
        <w:r w:rsidR="001F642C">
          <w:t>on-</w:t>
        </w:r>
        <w:r w:rsidR="00B2739C">
          <w:t>Recall</w:t>
        </w:r>
        <w:r w:rsidR="00AD666E">
          <w:t xml:space="preserve"> </w:t>
        </w:r>
        <w:r w:rsidR="00FD3178">
          <w:t>AUC</w:t>
        </w:r>
      </w:ins>
    </w:p>
    <w:p w14:paraId="4E1CA5D6" w14:textId="271C1C60" w:rsidR="000579CA" w:rsidRDefault="000579CA">
      <w:pPr>
        <w:pStyle w:val="ListBullet"/>
        <w:rPr>
          <w:ins w:id="18" w:author="Seo, Sangmin (NSAH)" w:date="2026-09-11T12:15:00Z" w16du:dateUtc="2026-09-11T10:15:00Z"/>
        </w:rPr>
        <w:pPrChange w:id="19" w:author="Seo, Sangmin (NSAH)" w:date="2026-09-11T12:20:00Z" w16du:dateUtc="2026-09-11T10:20:00Z">
          <w:pPr/>
        </w:pPrChange>
      </w:pPr>
      <w:ins w:id="20" w:author="Seo, Sangmin (NSAH)" w:date="2026-09-11T12:15:00Z" w16du:dateUtc="2026-09-11T10:15:00Z">
        <w:r>
          <w:t>O</w:t>
        </w:r>
        <w:r w:rsidR="00B60F2F">
          <w:t>perationa</w:t>
        </w:r>
        <w:r w:rsidR="00D874B2">
          <w:t>l det</w:t>
        </w:r>
        <w:r w:rsidR="00C85AC0">
          <w:t xml:space="preserve">ection </w:t>
        </w:r>
        <w:r w:rsidR="00E95A0C">
          <w:t>perf</w:t>
        </w:r>
        <w:r w:rsidR="009209F0">
          <w:t>ormance:</w:t>
        </w:r>
        <w:r w:rsidR="00923C13">
          <w:t xml:space="preserve"> Recall</w:t>
        </w:r>
        <w:r w:rsidR="00D578DA">
          <w:t xml:space="preserve"> at fixed a</w:t>
        </w:r>
        <w:r w:rsidR="00264981">
          <w:t xml:space="preserve">lert </w:t>
        </w:r>
      </w:ins>
      <w:ins w:id="21" w:author="Seo, Sangmin (NSAH)" w:date="2026-09-11T12:16:00Z" w16du:dateUtc="2026-09-11T10:16:00Z">
        <w:r w:rsidR="00433F6A">
          <w:t>rate</w:t>
        </w:r>
      </w:ins>
    </w:p>
    <w:p w14:paraId="418E69AB" w14:textId="0722ED5D" w:rsidR="00A26CD7" w:rsidRDefault="009F4AAE">
      <w:pPr>
        <w:pStyle w:val="ListBullet"/>
        <w:rPr>
          <w:ins w:id="22" w:author="Seo, Sangmin (NSAH)" w:date="2026-09-11T12:16:00Z" w16du:dateUtc="2026-09-11T10:16:00Z"/>
        </w:rPr>
        <w:pPrChange w:id="23" w:author="Seo, Sangmin (NSAH)" w:date="2026-09-11T12:20:00Z" w16du:dateUtc="2026-09-11T10:20:00Z">
          <w:pPr/>
        </w:pPrChange>
      </w:pPr>
      <w:ins w:id="24" w:author="Seo, Sangmin (NSAH)" w:date="2026-09-11T12:16:00Z" w16du:dateUtc="2026-09-11T10:16:00Z">
        <w:r>
          <w:t>Bal</w:t>
        </w:r>
        <w:r w:rsidR="00E3372C">
          <w:t>ance favori</w:t>
        </w:r>
        <w:r w:rsidR="00C715E5">
          <w:t>ng misse</w:t>
        </w:r>
        <w:r w:rsidR="00714B2A">
          <w:t xml:space="preserve">d-event </w:t>
        </w:r>
        <w:r w:rsidR="00E87728">
          <w:t>prevention</w:t>
        </w:r>
        <w:r w:rsidR="006F6370">
          <w:t>:</w:t>
        </w:r>
        <w:r w:rsidR="008D34AC">
          <w:t xml:space="preserve"> F</w:t>
        </w:r>
      </w:ins>
      <w:ins w:id="25" w:author="Seo, Sangmin (NSAH)" w:date="2026-09-11T12:21:00Z" w16du:dateUtc="2026-09-11T10:21:00Z">
        <w:r w:rsidR="00895F18">
          <w:t>1</w:t>
        </w:r>
      </w:ins>
      <w:ins w:id="26" w:author="Seo, Sangmin (NSAH)" w:date="2026-09-11T12:16:00Z" w16du:dateUtc="2026-09-11T10:16:00Z">
        <w:r w:rsidR="00DA1279">
          <w:t xml:space="preserve"> sc</w:t>
        </w:r>
        <w:r w:rsidR="003F1DEA">
          <w:t>ore</w:t>
        </w:r>
      </w:ins>
    </w:p>
    <w:p w14:paraId="78E0BA28" w14:textId="252C2873" w:rsidR="00A1545B" w:rsidRDefault="00A1545B">
      <w:pPr>
        <w:rPr>
          <w:ins w:id="27" w:author="Seo, Sangmin (NSAH)" w:date="2026-09-11T12:17:00Z" w16du:dateUtc="2026-09-11T10:17:00Z"/>
        </w:rPr>
      </w:pPr>
      <w:commentRangeStart w:id="28"/>
      <w:commentRangeStart w:id="29"/>
      <w:ins w:id="30" w:author="Seo, Sangmin (NSAH)" w:date="2026-09-11T12:17:00Z" w16du:dateUtc="2026-09-11T10:17:00Z">
        <w:r>
          <w:t>T</w:t>
        </w:r>
        <w:r w:rsidR="005B01C6">
          <w:t>h</w:t>
        </w:r>
        <w:r w:rsidR="00867304">
          <w:t>res</w:t>
        </w:r>
        <w:r w:rsidR="00073FB5">
          <w:t>hold</w:t>
        </w:r>
      </w:ins>
      <w:ins w:id="31" w:author="Seo, Sangmin (NSAH)" w:date="2026-09-11T12:18:00Z" w16du:dateUtc="2026-09-11T10:18:00Z">
        <w:r w:rsidR="00F471BD">
          <w:t>:</w:t>
        </w:r>
      </w:ins>
    </w:p>
    <w:p w14:paraId="5732F7C4" w14:textId="0E58F28D" w:rsidR="00D94588" w:rsidRPr="00D94588" w:rsidRDefault="00D94588">
      <w:pPr>
        <w:pStyle w:val="ListBullet"/>
        <w:numPr>
          <w:ilvl w:val="0"/>
          <w:numId w:val="8"/>
        </w:numPr>
        <w:rPr>
          <w:ins w:id="32" w:author="Seo, Sangmin (NSAH)" w:date="2026-09-11T12:18:00Z"/>
        </w:rPr>
        <w:pPrChange w:id="33" w:author="Seo, Sangmin (NSAH)" w:date="2026-09-11T12:19:00Z" w16du:dateUtc="2026-09-11T10:19:00Z">
          <w:pPr/>
        </w:pPrChange>
      </w:pPr>
      <w:ins w:id="34" w:author="Seo, Sangmin (NSAH)" w:date="2026-09-11T12:18:00Z">
        <w:r w:rsidRPr="00D94588">
          <w:t xml:space="preserve">at least 70% recall for meaningful events; </w:t>
        </w:r>
      </w:ins>
    </w:p>
    <w:p w14:paraId="59580FC4" w14:textId="204081E7" w:rsidR="00D94588" w:rsidRPr="00D94588" w:rsidRDefault="00D94588">
      <w:pPr>
        <w:pStyle w:val="ListBullet"/>
        <w:numPr>
          <w:ilvl w:val="0"/>
          <w:numId w:val="8"/>
        </w:numPr>
        <w:rPr>
          <w:ins w:id="35" w:author="Seo, Sangmin (NSAH)" w:date="2026-09-11T12:18:00Z"/>
        </w:rPr>
        <w:pPrChange w:id="36" w:author="Seo, Sangmin (NSAH)" w:date="2026-09-11T12:19:00Z" w16du:dateUtc="2026-09-11T10:19:00Z">
          <w:pPr/>
        </w:pPrChange>
      </w:pPr>
      <w:ins w:id="37" w:author="Seo, Sangmin (NSAH)" w:date="2026-09-11T12:18:00Z">
        <w:r w:rsidRPr="00D94588">
          <w:t xml:space="preserve">while alerting on no more than approximately 5–10% of country–disease weeks; </w:t>
        </w:r>
      </w:ins>
    </w:p>
    <w:p w14:paraId="2261ABD2" w14:textId="70551DB1" w:rsidR="00D94588" w:rsidRPr="00D94588" w:rsidRDefault="00D94588">
      <w:pPr>
        <w:pStyle w:val="ListBullet"/>
        <w:numPr>
          <w:ilvl w:val="0"/>
          <w:numId w:val="8"/>
        </w:numPr>
        <w:rPr>
          <w:ins w:id="38" w:author="Seo, Sangmin (NSAH)" w:date="2026-09-11T12:18:00Z"/>
        </w:rPr>
        <w:pPrChange w:id="39" w:author="Seo, Sangmin (NSAH)" w:date="2026-09-11T12:19:00Z" w16du:dateUtc="2026-09-11T10:19:00Z">
          <w:pPr/>
        </w:pPrChange>
      </w:pPr>
      <w:ins w:id="40" w:author="Seo, Sangmin (NSAH)" w:date="2026-09-11T12:18:00Z">
        <w:r w:rsidRPr="00D94588">
          <w:t xml:space="preserve">precision that is operationally acceptable to WOAH; </w:t>
        </w:r>
      </w:ins>
    </w:p>
    <w:p w14:paraId="1809540F" w14:textId="3D3A15D9" w:rsidR="00D94588" w:rsidRPr="00D94588" w:rsidRDefault="00D94588">
      <w:pPr>
        <w:pStyle w:val="ListBullet"/>
        <w:numPr>
          <w:ilvl w:val="0"/>
          <w:numId w:val="8"/>
        </w:numPr>
        <w:rPr>
          <w:ins w:id="41" w:author="Seo, Sangmin (NSAH)" w:date="2026-09-11T12:18:00Z"/>
        </w:rPr>
        <w:pPrChange w:id="42" w:author="Seo, Sangmin (NSAH)" w:date="2026-09-11T12:19:00Z" w16du:dateUtc="2026-09-11T10:19:00Z">
          <w:pPr/>
        </w:pPrChange>
      </w:pPr>
      <w:ins w:id="43" w:author="Seo, Sangmin (NSAH)" w:date="2026-09-11T12:18:00Z">
        <w:r w:rsidRPr="00D94588">
          <w:t xml:space="preserve">PR-AUC at least 20% better than the seasonal-naïve model; </w:t>
        </w:r>
      </w:ins>
    </w:p>
    <w:p w14:paraId="38EA82D7" w14:textId="4C17B526" w:rsidR="00D94588" w:rsidRPr="00D94588" w:rsidRDefault="00D94588">
      <w:pPr>
        <w:pStyle w:val="ListBullet"/>
        <w:numPr>
          <w:ilvl w:val="0"/>
          <w:numId w:val="8"/>
        </w:numPr>
        <w:rPr>
          <w:ins w:id="44" w:author="Seo, Sangmin (NSAH)" w:date="2026-09-11T12:18:00Z"/>
        </w:rPr>
        <w:pPrChange w:id="45" w:author="Seo, Sangmin (NSAH)" w:date="2026-09-11T12:19:00Z" w16du:dateUtc="2026-09-11T10:19:00Z">
          <w:pPr/>
        </w:pPrChange>
      </w:pPr>
      <w:ins w:id="46" w:author="Seo, Sangmin (NSAH)" w:date="2026-09-11T12:18:00Z">
        <w:r w:rsidRPr="00D94588">
          <w:t xml:space="preserve">median warning lead time of at least 7 days; </w:t>
        </w:r>
      </w:ins>
    </w:p>
    <w:p w14:paraId="17AA3F36" w14:textId="0AB4553F" w:rsidR="00D94588" w:rsidRPr="00D94588" w:rsidRDefault="00D94588">
      <w:pPr>
        <w:pStyle w:val="ListBullet"/>
        <w:numPr>
          <w:ilvl w:val="0"/>
          <w:numId w:val="8"/>
        </w:numPr>
        <w:rPr>
          <w:ins w:id="47" w:author="Seo, Sangmin (NSAH)" w:date="2026-09-11T12:18:00Z"/>
        </w:rPr>
        <w:pPrChange w:id="48" w:author="Seo, Sangmin (NSAH)" w:date="2026-09-11T12:19:00Z" w16du:dateUtc="2026-09-11T10:19:00Z">
          <w:pPr/>
        </w:pPrChange>
      </w:pPr>
      <w:ins w:id="49" w:author="Seo, Sangmin (NSAH)" w:date="2026-09-11T12:18:00Z">
        <w:r w:rsidRPr="00D94588">
          <w:t xml:space="preserve">forecast error at least 15% lower than the seasonal-naïve forecast; </w:t>
        </w:r>
      </w:ins>
    </w:p>
    <w:p w14:paraId="6C80D3B2" w14:textId="13393FC4" w:rsidR="00D94588" w:rsidRDefault="00D94588">
      <w:pPr>
        <w:pStyle w:val="ListBullet"/>
        <w:numPr>
          <w:ilvl w:val="0"/>
          <w:numId w:val="8"/>
        </w:numPr>
        <w:rPr>
          <w:ins w:id="50" w:author="Seo, Sangmin (NSAH)" w:date="2026-09-11T12:18:00Z" w16du:dateUtc="2026-09-11T10:18:00Z"/>
        </w:rPr>
        <w:pPrChange w:id="51" w:author="Seo, Sangmin (NSAH)" w:date="2026-09-11T12:19:00Z" w16du:dateUtc="2026-09-11T10:19:00Z">
          <w:pPr/>
        </w:pPrChange>
      </w:pPr>
      <w:ins w:id="52" w:author="Seo, Sangmin (NSAH)" w:date="2026-09-11T12:18:00Z">
        <w:r w:rsidRPr="00D94588">
          <w:t>calibrated probabilities—for example, events should occur approximately 70% of the time among observations assigned around 70% risk.</w:t>
        </w:r>
      </w:ins>
      <w:commentRangeEnd w:id="28"/>
      <w:r w:rsidR="00B24FBC">
        <w:rPr>
          <w:rStyle w:val="CommentReference"/>
          <w:sz w:val="19"/>
          <w:szCs w:val="22"/>
        </w:rPr>
        <w:commentReference w:id="28"/>
      </w:r>
      <w:commentRangeEnd w:id="29"/>
      <w:r w:rsidR="00DB1339">
        <w:rPr>
          <w:rStyle w:val="CommentReference"/>
          <w:sz w:val="19"/>
          <w:szCs w:val="22"/>
        </w:rPr>
        <w:commentReference w:id="29"/>
      </w:r>
    </w:p>
    <w:p w14:paraId="0F9C1417" w14:textId="44939325" w:rsidR="00071102" w:rsidRDefault="008B7DA0">
      <w:pPr>
        <w:pStyle w:val="Heading1"/>
      </w:pPr>
      <w:r>
        <w:t>11. Early-warning logic</w:t>
      </w:r>
    </w:p>
    <w:p w14:paraId="71BB62C9" w14:textId="77777777" w:rsidR="00071102" w:rsidRDefault="008B7DA0">
      <w:r>
        <w:t>Every country × disease × date receives a calibrated probability of a meaningful emerging/hidden event.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71102" w14:paraId="37CECA11" w14:textId="77777777">
        <w:tc>
          <w:tcPr>
            <w:tcW w:w="2520" w:type="dxa"/>
            <w:shd w:val="clear" w:color="auto" w:fill="D9EAF7"/>
            <w:vAlign w:val="center"/>
          </w:tcPr>
          <w:p w14:paraId="3CC9AE35" w14:textId="77777777" w:rsidR="00071102" w:rsidRDefault="008B7DA0">
            <w:r>
              <w:rPr>
                <w:b/>
                <w:sz w:val="17"/>
              </w:rPr>
              <w:lastRenderedPageBreak/>
              <w:t>State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02D0464" w14:textId="77777777" w:rsidR="00071102" w:rsidRDefault="008B7DA0">
            <w:r>
              <w:rPr>
                <w:b/>
                <w:sz w:val="17"/>
              </w:rPr>
              <w:t>Illustrative probability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A0E41B2" w14:textId="77777777" w:rsidR="00071102" w:rsidRDefault="008B7DA0">
            <w:r>
              <w:rPr>
                <w:b/>
                <w:sz w:val="17"/>
              </w:rPr>
              <w:t>Interpretation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FFB53E9" w14:textId="77777777" w:rsidR="00071102" w:rsidRDefault="008B7DA0">
            <w:r>
              <w:rPr>
                <w:b/>
                <w:sz w:val="17"/>
              </w:rPr>
              <w:t>Suggested action</w:t>
            </w:r>
          </w:p>
        </w:tc>
      </w:tr>
      <w:tr w:rsidR="00071102" w14:paraId="64FA7687" w14:textId="77777777">
        <w:tc>
          <w:tcPr>
            <w:tcW w:w="2520" w:type="dxa"/>
            <w:vAlign w:val="center"/>
          </w:tcPr>
          <w:p w14:paraId="132ABF67" w14:textId="77777777" w:rsidR="00071102" w:rsidRDefault="008B7DA0">
            <w:r>
              <w:rPr>
                <w:sz w:val="17"/>
              </w:rPr>
              <w:t>STABLE</w:t>
            </w:r>
          </w:p>
        </w:tc>
        <w:tc>
          <w:tcPr>
            <w:tcW w:w="2520" w:type="dxa"/>
            <w:vAlign w:val="center"/>
          </w:tcPr>
          <w:p w14:paraId="69FD81FF" w14:textId="77777777" w:rsidR="00071102" w:rsidRDefault="008B7DA0">
            <w:r>
              <w:rPr>
                <w:sz w:val="17"/>
              </w:rPr>
              <w:t>&lt;40%</w:t>
            </w:r>
          </w:p>
        </w:tc>
        <w:tc>
          <w:tcPr>
            <w:tcW w:w="2520" w:type="dxa"/>
            <w:vAlign w:val="center"/>
          </w:tcPr>
          <w:p w14:paraId="3D70FA97" w14:textId="77777777" w:rsidR="00071102" w:rsidRDefault="008B7DA0">
            <w:r>
              <w:rPr>
                <w:sz w:val="17"/>
              </w:rPr>
              <w:t>No strong evidence beyond expected variation</w:t>
            </w:r>
          </w:p>
        </w:tc>
        <w:tc>
          <w:tcPr>
            <w:tcW w:w="2520" w:type="dxa"/>
            <w:vAlign w:val="center"/>
          </w:tcPr>
          <w:p w14:paraId="324A3C5C" w14:textId="77777777" w:rsidR="00071102" w:rsidRDefault="008B7DA0">
            <w:r>
              <w:rPr>
                <w:sz w:val="17"/>
              </w:rPr>
              <w:t>Routine monitoring</w:t>
            </w:r>
          </w:p>
        </w:tc>
      </w:tr>
      <w:tr w:rsidR="00071102" w14:paraId="30C057BD" w14:textId="77777777">
        <w:tc>
          <w:tcPr>
            <w:tcW w:w="2520" w:type="dxa"/>
            <w:vAlign w:val="center"/>
          </w:tcPr>
          <w:p w14:paraId="77A20277" w14:textId="77777777" w:rsidR="00071102" w:rsidRDefault="008B7DA0">
            <w:r>
              <w:rPr>
                <w:sz w:val="17"/>
              </w:rPr>
              <w:t>WATCH</w:t>
            </w:r>
          </w:p>
        </w:tc>
        <w:tc>
          <w:tcPr>
            <w:tcW w:w="2520" w:type="dxa"/>
            <w:vAlign w:val="center"/>
          </w:tcPr>
          <w:p w14:paraId="1D457EE0" w14:textId="77777777" w:rsidR="00071102" w:rsidRDefault="008B7DA0">
            <w:r>
              <w:rPr>
                <w:sz w:val="17"/>
              </w:rPr>
              <w:t>40–60%</w:t>
            </w:r>
          </w:p>
        </w:tc>
        <w:tc>
          <w:tcPr>
            <w:tcW w:w="2520" w:type="dxa"/>
            <w:vAlign w:val="center"/>
          </w:tcPr>
          <w:p w14:paraId="0E2123BB" w14:textId="77777777" w:rsidR="00071102" w:rsidRDefault="008B7DA0">
            <w:r>
              <w:rPr>
                <w:sz w:val="17"/>
              </w:rPr>
              <w:t>Weak or mixed signals</w:t>
            </w:r>
          </w:p>
        </w:tc>
        <w:tc>
          <w:tcPr>
            <w:tcW w:w="2520" w:type="dxa"/>
            <w:vAlign w:val="center"/>
          </w:tcPr>
          <w:p w14:paraId="286473EF" w14:textId="77777777" w:rsidR="00071102" w:rsidRDefault="008B7DA0">
            <w:r>
              <w:rPr>
                <w:sz w:val="17"/>
              </w:rPr>
              <w:t>Continue monitoring</w:t>
            </w:r>
          </w:p>
        </w:tc>
      </w:tr>
      <w:tr w:rsidR="00071102" w14:paraId="645399C2" w14:textId="77777777">
        <w:tc>
          <w:tcPr>
            <w:tcW w:w="2520" w:type="dxa"/>
            <w:vAlign w:val="center"/>
          </w:tcPr>
          <w:p w14:paraId="5DF2C52D" w14:textId="77777777" w:rsidR="00071102" w:rsidRDefault="008B7DA0">
            <w:r>
              <w:rPr>
                <w:sz w:val="17"/>
              </w:rPr>
              <w:t>INVESTIGATE</w:t>
            </w:r>
          </w:p>
        </w:tc>
        <w:tc>
          <w:tcPr>
            <w:tcW w:w="2520" w:type="dxa"/>
            <w:vAlign w:val="center"/>
          </w:tcPr>
          <w:p w14:paraId="45832F2E" w14:textId="77777777" w:rsidR="00071102" w:rsidRDefault="008B7DA0">
            <w:r>
              <w:rPr>
                <w:sz w:val="17"/>
              </w:rPr>
              <w:t>60–80%</w:t>
            </w:r>
          </w:p>
        </w:tc>
        <w:tc>
          <w:tcPr>
            <w:tcW w:w="2520" w:type="dxa"/>
            <w:vAlign w:val="center"/>
          </w:tcPr>
          <w:p w14:paraId="54B5DDC3" w14:textId="77777777" w:rsidR="00071102" w:rsidRDefault="008B7DA0">
            <w:r>
              <w:rPr>
                <w:sz w:val="17"/>
              </w:rPr>
              <w:t>Multiple aligned signals</w:t>
            </w:r>
          </w:p>
        </w:tc>
        <w:tc>
          <w:tcPr>
            <w:tcW w:w="2520" w:type="dxa"/>
            <w:vAlign w:val="center"/>
          </w:tcPr>
          <w:p w14:paraId="60096AD0" w14:textId="77777777" w:rsidR="00071102" w:rsidRDefault="008B7DA0">
            <w:r>
              <w:rPr>
                <w:sz w:val="17"/>
              </w:rPr>
              <w:t>Analyst review / verification</w:t>
            </w:r>
          </w:p>
        </w:tc>
      </w:tr>
      <w:tr w:rsidR="00071102" w14:paraId="6B8CCF38" w14:textId="77777777">
        <w:tc>
          <w:tcPr>
            <w:tcW w:w="2520" w:type="dxa"/>
            <w:vAlign w:val="center"/>
          </w:tcPr>
          <w:p w14:paraId="763E8C67" w14:textId="77777777" w:rsidR="00071102" w:rsidRDefault="008B7DA0">
            <w:r>
              <w:rPr>
                <w:sz w:val="17"/>
              </w:rPr>
              <w:t>PRIORITY</w:t>
            </w:r>
          </w:p>
        </w:tc>
        <w:tc>
          <w:tcPr>
            <w:tcW w:w="2520" w:type="dxa"/>
            <w:vAlign w:val="center"/>
          </w:tcPr>
          <w:p w14:paraId="589D3EF5" w14:textId="77777777" w:rsidR="00071102" w:rsidRDefault="008B7DA0">
            <w:r>
              <w:rPr>
                <w:sz w:val="17"/>
              </w:rPr>
              <w:t>&gt;80%</w:t>
            </w:r>
          </w:p>
        </w:tc>
        <w:tc>
          <w:tcPr>
            <w:tcW w:w="2520" w:type="dxa"/>
            <w:vAlign w:val="center"/>
          </w:tcPr>
          <w:p w14:paraId="23851A71" w14:textId="77777777" w:rsidR="00071102" w:rsidRDefault="008B7DA0">
            <w:r>
              <w:rPr>
                <w:sz w:val="17"/>
              </w:rPr>
              <w:t>Strong, diverse and calibrated signal</w:t>
            </w:r>
          </w:p>
        </w:tc>
        <w:tc>
          <w:tcPr>
            <w:tcW w:w="2520" w:type="dxa"/>
            <w:vAlign w:val="center"/>
          </w:tcPr>
          <w:p w14:paraId="445427EF" w14:textId="77777777" w:rsidR="00071102" w:rsidRDefault="008B7DA0">
            <w:r>
              <w:rPr>
                <w:sz w:val="17"/>
              </w:rPr>
              <w:t>Priority assessment / possible engagement</w:t>
            </w:r>
          </w:p>
        </w:tc>
      </w:tr>
    </w:tbl>
    <w:p w14:paraId="13F6778E" w14:textId="77777777" w:rsidR="00071102" w:rsidRDefault="008B7DA0">
      <w:r>
        <w:t>Thresholds are placeholders. They must be calibrated empirically against false-alert cost, lead-time benefit and WOAH operational preferences.</w:t>
      </w:r>
    </w:p>
    <w:p w14:paraId="71553EC0" w14:textId="77777777" w:rsidR="00071102" w:rsidRDefault="008B7DA0">
      <w:pPr>
        <w:pStyle w:val="Heading1"/>
      </w:pPr>
      <w:r>
        <w:t xml:space="preserve">12. </w:t>
      </w:r>
      <w:commentRangeStart w:id="53"/>
      <w:commentRangeStart w:id="54"/>
      <w:r>
        <w:t>The Reporting Gap</w:t>
      </w:r>
      <w:commentRangeEnd w:id="53"/>
      <w:r w:rsidR="005F0D65">
        <w:rPr>
          <w:rStyle w:val="CommentReference"/>
          <w:sz w:val="36"/>
          <w:szCs w:val="28"/>
        </w:rPr>
        <w:commentReference w:id="53"/>
      </w:r>
      <w:commentRangeEnd w:id="54"/>
      <w:r w:rsidR="00FF1056">
        <w:rPr>
          <w:rStyle w:val="CommentReference"/>
          <w:sz w:val="36"/>
          <w:szCs w:val="28"/>
        </w:rPr>
        <w:commentReference w:id="54"/>
      </w:r>
    </w:p>
    <w:p w14:paraId="6E55467B" w14:textId="77777777" w:rsidR="00071102" w:rsidRDefault="008B7DA0">
      <w:r>
        <w:t>For each country × disease × time, display the official observed burden alongside the estimated latent burden.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071102" w14:paraId="17172C38" w14:textId="77777777">
        <w:tc>
          <w:tcPr>
            <w:tcW w:w="5040" w:type="dxa"/>
            <w:shd w:val="clear" w:color="auto" w:fill="D9EAF7"/>
            <w:vAlign w:val="center"/>
          </w:tcPr>
          <w:p w14:paraId="587DCAE7" w14:textId="77777777" w:rsidR="00071102" w:rsidRDefault="008B7DA0">
            <w:r>
              <w:rPr>
                <w:b/>
                <w:sz w:val="17"/>
              </w:rPr>
              <w:t>Metric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6CDDE13F" w14:textId="77777777" w:rsidR="00071102" w:rsidRDefault="008B7DA0">
            <w:r>
              <w:rPr>
                <w:b/>
                <w:sz w:val="17"/>
              </w:rPr>
              <w:t>Example</w:t>
            </w:r>
          </w:p>
        </w:tc>
      </w:tr>
      <w:tr w:rsidR="00071102" w14:paraId="00B118EA" w14:textId="77777777">
        <w:tc>
          <w:tcPr>
            <w:tcW w:w="5040" w:type="dxa"/>
            <w:vAlign w:val="center"/>
          </w:tcPr>
          <w:p w14:paraId="6F081D68" w14:textId="77777777" w:rsidR="00071102" w:rsidRDefault="008B7DA0">
            <w:r>
              <w:rPr>
                <w:b/>
                <w:sz w:val="17"/>
              </w:rPr>
              <w:t>Official outbreaks</w:t>
            </w:r>
          </w:p>
        </w:tc>
        <w:tc>
          <w:tcPr>
            <w:tcW w:w="5040" w:type="dxa"/>
            <w:vAlign w:val="center"/>
          </w:tcPr>
          <w:p w14:paraId="255D2069" w14:textId="77777777" w:rsidR="00071102" w:rsidRDefault="008B7DA0">
            <w:r>
              <w:rPr>
                <w:sz w:val="17"/>
              </w:rPr>
              <w:t>14</w:t>
            </w:r>
          </w:p>
        </w:tc>
      </w:tr>
      <w:tr w:rsidR="00071102" w14:paraId="1ADAA65A" w14:textId="77777777">
        <w:tc>
          <w:tcPr>
            <w:tcW w:w="5040" w:type="dxa"/>
            <w:vAlign w:val="center"/>
          </w:tcPr>
          <w:p w14:paraId="25158866" w14:textId="77777777" w:rsidR="00071102" w:rsidRDefault="008B7DA0">
            <w:r>
              <w:rPr>
                <w:b/>
                <w:sz w:val="17"/>
              </w:rPr>
              <w:t>Estimated current outbreaks</w:t>
            </w:r>
          </w:p>
        </w:tc>
        <w:tc>
          <w:tcPr>
            <w:tcW w:w="5040" w:type="dxa"/>
            <w:vAlign w:val="center"/>
          </w:tcPr>
          <w:p w14:paraId="461E7E28" w14:textId="77777777" w:rsidR="00071102" w:rsidRDefault="008B7DA0">
            <w:r>
              <w:rPr>
                <w:sz w:val="17"/>
              </w:rPr>
              <w:t>22</w:t>
            </w:r>
          </w:p>
        </w:tc>
      </w:tr>
      <w:tr w:rsidR="00071102" w14:paraId="0C95B41C" w14:textId="77777777">
        <w:tc>
          <w:tcPr>
            <w:tcW w:w="5040" w:type="dxa"/>
            <w:vAlign w:val="center"/>
          </w:tcPr>
          <w:p w14:paraId="512C965F" w14:textId="77777777" w:rsidR="00071102" w:rsidRDefault="008B7DA0">
            <w:r>
              <w:rPr>
                <w:b/>
                <w:sz w:val="17"/>
              </w:rPr>
              <w:t>Estimated hidden burden</w:t>
            </w:r>
          </w:p>
        </w:tc>
        <w:tc>
          <w:tcPr>
            <w:tcW w:w="5040" w:type="dxa"/>
            <w:vAlign w:val="center"/>
          </w:tcPr>
          <w:p w14:paraId="3691A5E3" w14:textId="77777777" w:rsidR="00071102" w:rsidRDefault="008B7DA0">
            <w:r>
              <w:rPr>
                <w:sz w:val="17"/>
              </w:rPr>
              <w:t>+8</w:t>
            </w:r>
          </w:p>
        </w:tc>
      </w:tr>
      <w:tr w:rsidR="00071102" w14:paraId="77237E84" w14:textId="77777777">
        <w:tc>
          <w:tcPr>
            <w:tcW w:w="5040" w:type="dxa"/>
            <w:vAlign w:val="center"/>
          </w:tcPr>
          <w:p w14:paraId="662B43F3" w14:textId="77777777" w:rsidR="00071102" w:rsidRDefault="008B7DA0">
            <w:r>
              <w:rPr>
                <w:b/>
                <w:sz w:val="17"/>
              </w:rPr>
              <w:t>Probability of under-reporting</w:t>
            </w:r>
          </w:p>
        </w:tc>
        <w:tc>
          <w:tcPr>
            <w:tcW w:w="5040" w:type="dxa"/>
            <w:vAlign w:val="center"/>
          </w:tcPr>
          <w:p w14:paraId="24DAC0CF" w14:textId="77777777" w:rsidR="00071102" w:rsidRDefault="008B7DA0">
            <w:r>
              <w:rPr>
                <w:sz w:val="17"/>
              </w:rPr>
              <w:t>78%</w:t>
            </w:r>
          </w:p>
        </w:tc>
      </w:tr>
      <w:tr w:rsidR="00071102" w14:paraId="73FD2ECB" w14:textId="77777777">
        <w:tc>
          <w:tcPr>
            <w:tcW w:w="5040" w:type="dxa"/>
            <w:vAlign w:val="center"/>
          </w:tcPr>
          <w:p w14:paraId="27B98C6F" w14:textId="77777777" w:rsidR="00071102" w:rsidRDefault="008B7DA0">
            <w:r>
              <w:rPr>
                <w:b/>
                <w:sz w:val="17"/>
              </w:rPr>
              <w:t>Expected reporting delay</w:t>
            </w:r>
          </w:p>
        </w:tc>
        <w:tc>
          <w:tcPr>
            <w:tcW w:w="5040" w:type="dxa"/>
            <w:vAlign w:val="center"/>
          </w:tcPr>
          <w:p w14:paraId="144D492E" w14:textId="77777777" w:rsidR="00071102" w:rsidRDefault="008B7DA0">
            <w:r>
              <w:rPr>
                <w:sz w:val="17"/>
              </w:rPr>
              <w:t>11 days</w:t>
            </w:r>
          </w:p>
        </w:tc>
      </w:tr>
      <w:tr w:rsidR="00071102" w14:paraId="2E8CCD0F" w14:textId="77777777">
        <w:tc>
          <w:tcPr>
            <w:tcW w:w="5040" w:type="dxa"/>
            <w:vAlign w:val="center"/>
          </w:tcPr>
          <w:p w14:paraId="52F90DB8" w14:textId="77777777" w:rsidR="00071102" w:rsidRDefault="008B7DA0">
            <w:r>
              <w:rPr>
                <w:b/>
                <w:sz w:val="17"/>
              </w:rPr>
              <w:t>14-day forecast</w:t>
            </w:r>
          </w:p>
        </w:tc>
        <w:tc>
          <w:tcPr>
            <w:tcW w:w="5040" w:type="dxa"/>
            <w:vAlign w:val="center"/>
          </w:tcPr>
          <w:p w14:paraId="37901BF1" w14:textId="77777777" w:rsidR="00071102" w:rsidRDefault="008B7DA0">
            <w:r>
              <w:rPr>
                <w:sz w:val="17"/>
              </w:rPr>
              <w:t>29 [21–39]</w:t>
            </w:r>
          </w:p>
        </w:tc>
      </w:tr>
    </w:tbl>
    <w:p w14:paraId="6AA3907D" w14:textId="77777777" w:rsidR="00071102" w:rsidRDefault="008B7DA0">
      <w:pPr>
        <w:pStyle w:val="Heading1"/>
      </w:pPr>
      <w:r>
        <w:t>13. Explainability and evidence provenance</w:t>
      </w:r>
    </w:p>
    <w:p w14:paraId="1FEAF5A9" w14:textId="77777777" w:rsidR="00071102" w:rsidRDefault="008B7DA0">
      <w:r>
        <w:t>The system must answer “Why did the alert happen?” without relying on an opaque LLM explanation.</w:t>
      </w:r>
    </w:p>
    <w:p w14:paraId="13DF1D9A" w14:textId="77777777" w:rsidR="00071102" w:rsidRDefault="008B7DA0">
      <w:pPr>
        <w:pStyle w:val="ListBullet"/>
        <w:spacing w:after="40"/>
      </w:pPr>
      <w:r>
        <w:t>Top contributing features with direction and magnitude.</w:t>
      </w:r>
    </w:p>
    <w:p w14:paraId="717F622D" w14:textId="77777777" w:rsidR="00071102" w:rsidRDefault="008B7DA0">
      <w:pPr>
        <w:pStyle w:val="ListBullet"/>
        <w:spacing w:after="40"/>
      </w:pPr>
      <w:r>
        <w:t>Evidence timeline showing the first signal, subsequent corroboration and official confirmation.</w:t>
      </w:r>
    </w:p>
    <w:p w14:paraId="3EE65242" w14:textId="77777777" w:rsidR="00071102" w:rsidRDefault="008B7DA0">
      <w:pPr>
        <w:pStyle w:val="ListBullet"/>
        <w:spacing w:after="40"/>
      </w:pPr>
      <w:r>
        <w:t>Source diversity and independence score.</w:t>
      </w:r>
    </w:p>
    <w:p w14:paraId="24EE75D6" w14:textId="77777777" w:rsidR="00071102" w:rsidRDefault="008B7DA0">
      <w:pPr>
        <w:pStyle w:val="ListBullet"/>
        <w:spacing w:after="40"/>
      </w:pPr>
      <w:r>
        <w:t>Confidence / calibration status.</w:t>
      </w:r>
    </w:p>
    <w:p w14:paraId="6B2B4DA2" w14:textId="77777777" w:rsidR="00071102" w:rsidRDefault="008B7DA0">
      <w:pPr>
        <w:pStyle w:val="ListBullet"/>
        <w:spacing w:after="40"/>
      </w:pPr>
      <w:r>
        <w:t>Counterfactual analysis: how risk changes when major signal families are removed.</w:t>
      </w:r>
    </w:p>
    <w:p w14:paraId="774E3736" w14:textId="77777777" w:rsidR="00071102" w:rsidRDefault="008B7DA0">
      <w:pPr>
        <w:pStyle w:val="ListBullet"/>
        <w:spacing w:after="40"/>
      </w:pPr>
      <w:r>
        <w:t>Direct links back to source records where permitted.</w:t>
      </w:r>
    </w:p>
    <w:p w14:paraId="0EA8FA19" w14:textId="77777777" w:rsidR="00071102" w:rsidRDefault="008B7DA0">
      <w:r>
        <w:t>Example:</w:t>
      </w:r>
    </w:p>
    <w:p w14:paraId="038F3EB8" w14:textId="77777777" w:rsidR="00071102" w:rsidRDefault="008B7DA0">
      <w:r>
        <w:rPr>
          <w:b/>
        </w:rPr>
        <w:t>+31% neighbouring outbreak pressure</w:t>
      </w:r>
      <w:r>
        <w:rPr>
          <w:b/>
        </w:rPr>
        <w:br/>
        <w:t>+24% environmental anomaly</w:t>
      </w:r>
      <w:r>
        <w:rPr>
          <w:b/>
        </w:rPr>
        <w:br/>
        <w:t>+18% livestock/connectivity exposure</w:t>
      </w:r>
      <w:r>
        <w:rPr>
          <w:b/>
        </w:rPr>
        <w:br/>
        <w:t>+15% independent epidemic-intelligence signals</w:t>
      </w:r>
      <w:r>
        <w:rPr>
          <w:b/>
        </w:rPr>
        <w:br/>
        <w:t>+9% recent reporting-pattern anomaly</w:t>
      </w:r>
      <w:r>
        <w:rPr>
          <w:b/>
        </w:rPr>
        <w:br/>
        <w:t>→ calibrated risk 78%</w:t>
      </w:r>
    </w:p>
    <w:p w14:paraId="2965BDB6" w14:textId="77777777" w:rsidR="00071102" w:rsidRDefault="008B7DA0">
      <w:pPr>
        <w:pStyle w:val="Heading1"/>
      </w:pPr>
      <w:r>
        <w:lastRenderedPageBreak/>
        <w:t>14. Historical outbreak replay — the demonstration feature</w:t>
      </w:r>
    </w:p>
    <w:p w14:paraId="3F2BB0AE" w14:textId="77777777" w:rsidR="00071102" w:rsidRDefault="008B7DA0">
      <w:r>
        <w:t>The strongest demo is not a static dashboard. It is a time-travel replay. Select a historical WAHIS-confirmed event, hide all information published after a chosen historical date, and run the pipeline exactly as if the analyst were living at that time.</w:t>
      </w:r>
    </w:p>
    <w:p w14:paraId="0A25DA95" w14:textId="77777777" w:rsidR="00071102" w:rsidRDefault="008B7DA0">
      <w:pPr>
        <w:pStyle w:val="ListNumber"/>
        <w:spacing w:after="40"/>
      </w:pPr>
      <w:r>
        <w:t>Day −21: weak background signals.</w:t>
      </w:r>
    </w:p>
    <w:p w14:paraId="693F31A9" w14:textId="77777777" w:rsidR="00071102" w:rsidRDefault="008B7DA0">
      <w:pPr>
        <w:pStyle w:val="ListNumber"/>
        <w:spacing w:after="40"/>
      </w:pPr>
      <w:r>
        <w:t>Day −14: first anomaly emerges.</w:t>
      </w:r>
    </w:p>
    <w:p w14:paraId="38610EB1" w14:textId="77777777" w:rsidR="00071102" w:rsidRDefault="008B7DA0">
      <w:pPr>
        <w:pStyle w:val="ListNumber"/>
        <w:spacing w:after="40"/>
      </w:pPr>
      <w:r>
        <w:t>Day −10: independent signals begin to agree.</w:t>
      </w:r>
    </w:p>
    <w:p w14:paraId="7E7D5E29" w14:textId="77777777" w:rsidR="00071102" w:rsidRDefault="008B7DA0">
      <w:pPr>
        <w:pStyle w:val="ListNumber"/>
        <w:spacing w:after="40"/>
      </w:pPr>
      <w:r>
        <w:t>Day −7: investigation threshold crossed.</w:t>
      </w:r>
    </w:p>
    <w:p w14:paraId="2A923E23" w14:textId="77777777" w:rsidR="00071102" w:rsidRDefault="008B7DA0">
      <w:pPr>
        <w:pStyle w:val="ListNumber"/>
        <w:spacing w:after="40"/>
      </w:pPr>
      <w:r>
        <w:t>Day −4: priority threshold crossed.</w:t>
      </w:r>
    </w:p>
    <w:p w14:paraId="47668647" w14:textId="77777777" w:rsidR="00071102" w:rsidRDefault="008B7DA0">
      <w:pPr>
        <w:pStyle w:val="ListNumber"/>
        <w:spacing w:after="40"/>
      </w:pPr>
      <w:r>
        <w:t>Day 0: WAHIS confirmation/notification.</w:t>
      </w:r>
    </w:p>
    <w:p w14:paraId="433A2929" w14:textId="77777777" w:rsidR="00071102" w:rsidRDefault="008B7DA0">
      <w:pPr>
        <w:pStyle w:val="ListNumber"/>
        <w:spacing w:after="40"/>
      </w:pPr>
      <w:r>
        <w:t>Post-event: compare model trajectory with observed evolution.</w:t>
      </w:r>
    </w:p>
    <w:p w14:paraId="2949DBCB" w14:textId="77777777" w:rsidR="00071102" w:rsidRDefault="008B7DA0">
      <w:r>
        <w:t>Headline evaluation: “How many days of useful lead time did the system create?”</w:t>
      </w:r>
    </w:p>
    <w:p w14:paraId="1181C2AE" w14:textId="77777777" w:rsidR="00071102" w:rsidRDefault="008B7DA0">
      <w:pPr>
        <w:pStyle w:val="Heading1"/>
      </w:pPr>
      <w:r>
        <w:t>15. Evaluation framework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71102" w14:paraId="657225F8" w14:textId="77777777">
        <w:tc>
          <w:tcPr>
            <w:tcW w:w="3360" w:type="dxa"/>
            <w:shd w:val="clear" w:color="auto" w:fill="D9EAF7"/>
            <w:vAlign w:val="center"/>
          </w:tcPr>
          <w:p w14:paraId="3A164F13" w14:textId="77777777" w:rsidR="00071102" w:rsidRDefault="008B7DA0">
            <w:r>
              <w:rPr>
                <w:b/>
                <w:sz w:val="17"/>
              </w:rPr>
              <w:t>Dimension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4E458C8" w14:textId="77777777" w:rsidR="00071102" w:rsidRDefault="008B7DA0">
            <w:r>
              <w:rPr>
                <w:b/>
                <w:sz w:val="17"/>
              </w:rPr>
              <w:t>Metrics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72EB212" w14:textId="77777777" w:rsidR="00071102" w:rsidRDefault="008B7DA0">
            <w:r>
              <w:rPr>
                <w:b/>
                <w:sz w:val="17"/>
              </w:rPr>
              <w:t>Why it matters</w:t>
            </w:r>
          </w:p>
        </w:tc>
      </w:tr>
      <w:tr w:rsidR="00071102" w14:paraId="4F7B7D27" w14:textId="77777777">
        <w:tc>
          <w:tcPr>
            <w:tcW w:w="3360" w:type="dxa"/>
            <w:vAlign w:val="center"/>
          </w:tcPr>
          <w:p w14:paraId="6727753B" w14:textId="77777777" w:rsidR="00071102" w:rsidRDefault="008B7DA0">
            <w:r>
              <w:rPr>
                <w:sz w:val="17"/>
              </w:rPr>
              <w:t>Detection</w:t>
            </w:r>
          </w:p>
        </w:tc>
        <w:tc>
          <w:tcPr>
            <w:tcW w:w="3360" w:type="dxa"/>
            <w:vAlign w:val="center"/>
          </w:tcPr>
          <w:p w14:paraId="6FC945FA" w14:textId="77777777" w:rsidR="00071102" w:rsidRDefault="008B7DA0">
            <w:r>
              <w:rPr>
                <w:sz w:val="17"/>
              </w:rPr>
              <w:t>Precision, recall, F1, false alerts/country-month</w:t>
            </w:r>
          </w:p>
        </w:tc>
        <w:tc>
          <w:tcPr>
            <w:tcW w:w="3360" w:type="dxa"/>
            <w:vAlign w:val="center"/>
          </w:tcPr>
          <w:p w14:paraId="178E7717" w14:textId="77777777" w:rsidR="00071102" w:rsidRDefault="008B7DA0">
            <w:r>
              <w:rPr>
                <w:sz w:val="17"/>
              </w:rPr>
              <w:t>Separates useful warning from alert fatigue</w:t>
            </w:r>
          </w:p>
        </w:tc>
      </w:tr>
      <w:tr w:rsidR="00071102" w14:paraId="6EA21112" w14:textId="77777777">
        <w:tc>
          <w:tcPr>
            <w:tcW w:w="3360" w:type="dxa"/>
            <w:vAlign w:val="center"/>
          </w:tcPr>
          <w:p w14:paraId="4F7D2C2A" w14:textId="77777777" w:rsidR="00071102" w:rsidRDefault="008B7DA0">
            <w:r>
              <w:rPr>
                <w:sz w:val="17"/>
              </w:rPr>
              <w:t>Lead time</w:t>
            </w:r>
          </w:p>
        </w:tc>
        <w:tc>
          <w:tcPr>
            <w:tcW w:w="3360" w:type="dxa"/>
            <w:vAlign w:val="center"/>
          </w:tcPr>
          <w:p w14:paraId="10142FC9" w14:textId="77777777" w:rsidR="00071102" w:rsidRDefault="008B7DA0">
            <w:r>
              <w:rPr>
                <w:sz w:val="17"/>
              </w:rPr>
              <w:t>Median, IQR, % detected before WAHIS</w:t>
            </w:r>
          </w:p>
        </w:tc>
        <w:tc>
          <w:tcPr>
            <w:tcW w:w="3360" w:type="dxa"/>
            <w:vAlign w:val="center"/>
          </w:tcPr>
          <w:p w14:paraId="7179F467" w14:textId="77777777" w:rsidR="00071102" w:rsidRDefault="008B7DA0">
            <w:r>
              <w:rPr>
                <w:sz w:val="17"/>
              </w:rPr>
              <w:t>Primary early-warning value</w:t>
            </w:r>
          </w:p>
        </w:tc>
      </w:tr>
      <w:tr w:rsidR="00071102" w14:paraId="64216C0D" w14:textId="77777777">
        <w:tc>
          <w:tcPr>
            <w:tcW w:w="3360" w:type="dxa"/>
            <w:vAlign w:val="center"/>
          </w:tcPr>
          <w:p w14:paraId="5A75D0E7" w14:textId="77777777" w:rsidR="00071102" w:rsidRDefault="008B7DA0">
            <w:r>
              <w:rPr>
                <w:sz w:val="17"/>
              </w:rPr>
              <w:t>Nowcasting</w:t>
            </w:r>
          </w:p>
        </w:tc>
        <w:tc>
          <w:tcPr>
            <w:tcW w:w="3360" w:type="dxa"/>
            <w:vAlign w:val="center"/>
          </w:tcPr>
          <w:p w14:paraId="74DC2760" w14:textId="77777777" w:rsidR="00071102" w:rsidRDefault="008B7DA0">
            <w:r>
              <w:rPr>
                <w:sz w:val="17"/>
              </w:rPr>
              <w:t>MAE/RMSE, CRPS, interval coverage</w:t>
            </w:r>
          </w:p>
        </w:tc>
        <w:tc>
          <w:tcPr>
            <w:tcW w:w="3360" w:type="dxa"/>
            <w:vAlign w:val="center"/>
          </w:tcPr>
          <w:p w14:paraId="3CDF7893" w14:textId="77777777" w:rsidR="00071102" w:rsidRDefault="008B7DA0">
            <w:r>
              <w:rPr>
                <w:sz w:val="17"/>
              </w:rPr>
              <w:t>Tests corrected real-time state</w:t>
            </w:r>
          </w:p>
        </w:tc>
      </w:tr>
      <w:tr w:rsidR="00071102" w14:paraId="5F9F0B3E" w14:textId="77777777">
        <w:tc>
          <w:tcPr>
            <w:tcW w:w="3360" w:type="dxa"/>
            <w:vAlign w:val="center"/>
          </w:tcPr>
          <w:p w14:paraId="713B27F4" w14:textId="77777777" w:rsidR="00071102" w:rsidRDefault="008B7DA0">
            <w:r>
              <w:rPr>
                <w:sz w:val="17"/>
              </w:rPr>
              <w:t>Forecasting</w:t>
            </w:r>
          </w:p>
        </w:tc>
        <w:tc>
          <w:tcPr>
            <w:tcW w:w="3360" w:type="dxa"/>
            <w:vAlign w:val="center"/>
          </w:tcPr>
          <w:p w14:paraId="0578B7CD" w14:textId="77777777" w:rsidR="00071102" w:rsidRDefault="008B7DA0">
            <w:r>
              <w:rPr>
                <w:sz w:val="17"/>
              </w:rPr>
              <w:t>7/14/28-day CRPS, MAE, calibration</w:t>
            </w:r>
          </w:p>
        </w:tc>
        <w:tc>
          <w:tcPr>
            <w:tcW w:w="3360" w:type="dxa"/>
            <w:vAlign w:val="center"/>
          </w:tcPr>
          <w:p w14:paraId="032FE634" w14:textId="77777777" w:rsidR="00071102" w:rsidRDefault="008B7DA0">
            <w:r>
              <w:rPr>
                <w:sz w:val="17"/>
              </w:rPr>
              <w:t>Tests future usefulness</w:t>
            </w:r>
          </w:p>
        </w:tc>
      </w:tr>
      <w:tr w:rsidR="00071102" w14:paraId="14EE774A" w14:textId="77777777">
        <w:tc>
          <w:tcPr>
            <w:tcW w:w="3360" w:type="dxa"/>
            <w:vAlign w:val="center"/>
          </w:tcPr>
          <w:p w14:paraId="737F25C2" w14:textId="77777777" w:rsidR="00071102" w:rsidRDefault="008B7DA0">
            <w:r>
              <w:rPr>
                <w:sz w:val="17"/>
              </w:rPr>
              <w:t>Calibration</w:t>
            </w:r>
          </w:p>
        </w:tc>
        <w:tc>
          <w:tcPr>
            <w:tcW w:w="3360" w:type="dxa"/>
            <w:vAlign w:val="center"/>
          </w:tcPr>
          <w:p w14:paraId="6FD88B52" w14:textId="77777777" w:rsidR="00071102" w:rsidRDefault="008B7DA0">
            <w:r>
              <w:rPr>
                <w:sz w:val="17"/>
              </w:rPr>
              <w:t>Reliability curve, Brier score</w:t>
            </w:r>
          </w:p>
        </w:tc>
        <w:tc>
          <w:tcPr>
            <w:tcW w:w="3360" w:type="dxa"/>
            <w:vAlign w:val="center"/>
          </w:tcPr>
          <w:p w14:paraId="6165AEC4" w14:textId="77777777" w:rsidR="00071102" w:rsidRDefault="008B7DA0">
            <w:r>
              <w:rPr>
                <w:sz w:val="17"/>
              </w:rPr>
              <w:t>80% should mean ~80%</w:t>
            </w:r>
          </w:p>
        </w:tc>
      </w:tr>
      <w:tr w:rsidR="00071102" w14:paraId="6DA6EE44" w14:textId="77777777">
        <w:tc>
          <w:tcPr>
            <w:tcW w:w="3360" w:type="dxa"/>
            <w:vAlign w:val="center"/>
          </w:tcPr>
          <w:p w14:paraId="1B62FC72" w14:textId="77777777" w:rsidR="00071102" w:rsidRDefault="008B7DA0">
            <w:r>
              <w:rPr>
                <w:sz w:val="17"/>
              </w:rPr>
              <w:t>Spatial</w:t>
            </w:r>
          </w:p>
        </w:tc>
        <w:tc>
          <w:tcPr>
            <w:tcW w:w="3360" w:type="dxa"/>
            <w:vAlign w:val="center"/>
          </w:tcPr>
          <w:p w14:paraId="3F7B5B7C" w14:textId="77777777" w:rsidR="00071102" w:rsidRDefault="008B7DA0">
            <w:r>
              <w:rPr>
                <w:sz w:val="17"/>
              </w:rPr>
              <w:t>Correct country/admin unit; distance error</w:t>
            </w:r>
          </w:p>
        </w:tc>
        <w:tc>
          <w:tcPr>
            <w:tcW w:w="3360" w:type="dxa"/>
            <w:vAlign w:val="center"/>
          </w:tcPr>
          <w:p w14:paraId="7A71751E" w14:textId="77777777" w:rsidR="00071102" w:rsidRDefault="008B7DA0">
            <w:r>
              <w:rPr>
                <w:sz w:val="17"/>
              </w:rPr>
              <w:t>Operational targeting</w:t>
            </w:r>
          </w:p>
        </w:tc>
      </w:tr>
      <w:tr w:rsidR="00071102" w14:paraId="1F005A33" w14:textId="77777777">
        <w:tc>
          <w:tcPr>
            <w:tcW w:w="3360" w:type="dxa"/>
            <w:vAlign w:val="center"/>
          </w:tcPr>
          <w:p w14:paraId="380F95F9" w14:textId="77777777" w:rsidR="00071102" w:rsidRDefault="008B7DA0">
            <w:r>
              <w:rPr>
                <w:sz w:val="17"/>
              </w:rPr>
              <w:t>Robustness</w:t>
            </w:r>
          </w:p>
        </w:tc>
        <w:tc>
          <w:tcPr>
            <w:tcW w:w="3360" w:type="dxa"/>
            <w:vAlign w:val="center"/>
          </w:tcPr>
          <w:p w14:paraId="48F94141" w14:textId="77777777" w:rsidR="00071102" w:rsidRDefault="008B7DA0">
            <w:r>
              <w:rPr>
                <w:sz w:val="17"/>
              </w:rPr>
              <w:t>Performance by disease/region/reporting intensity</w:t>
            </w:r>
          </w:p>
        </w:tc>
        <w:tc>
          <w:tcPr>
            <w:tcW w:w="3360" w:type="dxa"/>
            <w:vAlign w:val="center"/>
          </w:tcPr>
          <w:p w14:paraId="1D49459D" w14:textId="77777777" w:rsidR="00071102" w:rsidRDefault="008B7DA0">
            <w:r>
              <w:rPr>
                <w:sz w:val="17"/>
              </w:rPr>
              <w:t>Avoids hidden bias</w:t>
            </w:r>
          </w:p>
        </w:tc>
      </w:tr>
      <w:tr w:rsidR="00071102" w14:paraId="1AFB6DD8" w14:textId="77777777">
        <w:tc>
          <w:tcPr>
            <w:tcW w:w="3360" w:type="dxa"/>
            <w:vAlign w:val="center"/>
          </w:tcPr>
          <w:p w14:paraId="6B9118E9" w14:textId="77777777" w:rsidR="00071102" w:rsidRDefault="008B7DA0">
            <w:r>
              <w:rPr>
                <w:sz w:val="17"/>
              </w:rPr>
              <w:t>Ablation</w:t>
            </w:r>
          </w:p>
        </w:tc>
        <w:tc>
          <w:tcPr>
            <w:tcW w:w="3360" w:type="dxa"/>
            <w:vAlign w:val="center"/>
          </w:tcPr>
          <w:p w14:paraId="3875A04D" w14:textId="77777777" w:rsidR="00071102" w:rsidRDefault="008B7DA0">
            <w:r>
              <w:rPr>
                <w:sz w:val="17"/>
              </w:rPr>
              <w:t>Remove EIOS/news/environment/trade etc.</w:t>
            </w:r>
          </w:p>
        </w:tc>
        <w:tc>
          <w:tcPr>
            <w:tcW w:w="3360" w:type="dxa"/>
            <w:vAlign w:val="center"/>
          </w:tcPr>
          <w:p w14:paraId="139374FB" w14:textId="77777777" w:rsidR="00071102" w:rsidRDefault="008B7DA0">
            <w:r>
              <w:rPr>
                <w:sz w:val="17"/>
              </w:rPr>
              <w:t>Shows what actually adds value</w:t>
            </w:r>
          </w:p>
        </w:tc>
      </w:tr>
    </w:tbl>
    <w:p w14:paraId="3AB1B4D6" w14:textId="77777777" w:rsidR="00071102" w:rsidRDefault="008B7DA0">
      <w:r>
        <w:t>Critical validation rule: all retrospective evaluation must respect information availability at the prediction date. No future WAHIS values, future media reports or future environmental data may leak into a historical prediction.</w:t>
      </w:r>
    </w:p>
    <w:p w14:paraId="4E734684" w14:textId="77777777" w:rsidR="00071102" w:rsidRDefault="008B7DA0">
      <w:pPr>
        <w:pStyle w:val="Heading1"/>
      </w:pPr>
      <w:r>
        <w:t>16. Epidemiological safeguards</w:t>
      </w:r>
    </w:p>
    <w:p w14:paraId="37650873" w14:textId="77777777" w:rsidR="00071102" w:rsidRDefault="008B7DA0">
      <w:pPr>
        <w:pStyle w:val="ListBullet"/>
        <w:spacing w:after="40"/>
      </w:pPr>
      <w:r>
        <w:t>Strict temporal train/validation/test splits; rolling-origin backtesting.</w:t>
      </w:r>
    </w:p>
    <w:p w14:paraId="3A01FD18" w14:textId="77777777" w:rsidR="00071102" w:rsidRDefault="008B7DA0">
      <w:pPr>
        <w:pStyle w:val="ListBullet"/>
        <w:spacing w:after="40"/>
      </w:pPr>
      <w:r>
        <w:t>No future-data leakage through revised datasets without version control.</w:t>
      </w:r>
    </w:p>
    <w:p w14:paraId="795748F9" w14:textId="77777777" w:rsidR="00071102" w:rsidRDefault="008B7DA0">
      <w:pPr>
        <w:pStyle w:val="ListBullet"/>
        <w:spacing w:after="40"/>
      </w:pPr>
      <w:r>
        <w:t>Separate publication date from event/onset date wherever possible.</w:t>
      </w:r>
    </w:p>
    <w:p w14:paraId="24976EB2" w14:textId="77777777" w:rsidR="00071102" w:rsidRDefault="008B7DA0">
      <w:pPr>
        <w:pStyle w:val="ListBullet"/>
        <w:spacing w:after="40"/>
      </w:pPr>
      <w:r>
        <w:t>Do not treat downstream summaries as independent evidence when they originate from the same upstream event.</w:t>
      </w:r>
    </w:p>
    <w:p w14:paraId="607E6E6A" w14:textId="77777777" w:rsidR="00071102" w:rsidRDefault="008B7DA0">
      <w:pPr>
        <w:pStyle w:val="ListBullet"/>
        <w:spacing w:after="40"/>
      </w:pPr>
      <w:r>
        <w:t>Model reporting intensity rather than assuming absence of reports means absence of disease.</w:t>
      </w:r>
    </w:p>
    <w:p w14:paraId="6D5ECAD9" w14:textId="77777777" w:rsidR="00071102" w:rsidRDefault="008B7DA0">
      <w:pPr>
        <w:pStyle w:val="ListBullet"/>
        <w:spacing w:after="40"/>
      </w:pPr>
      <w:r>
        <w:t>Preserve source provenance and original timestamps.</w:t>
      </w:r>
    </w:p>
    <w:p w14:paraId="6898C7B6" w14:textId="77777777" w:rsidR="00071102" w:rsidRDefault="008B7DA0">
      <w:pPr>
        <w:pStyle w:val="ListBullet"/>
        <w:spacing w:after="40"/>
      </w:pPr>
      <w:r>
        <w:t>Use calibrated uncertainty and communicate signal vs confirmed event explicitly.</w:t>
      </w:r>
    </w:p>
    <w:p w14:paraId="48328C13" w14:textId="77777777" w:rsidR="00071102" w:rsidRDefault="008B7DA0">
      <w:pPr>
        <w:pStyle w:val="ListBullet"/>
        <w:spacing w:after="40"/>
      </w:pPr>
      <w:r>
        <w:t>Avoid causal claims from predictive associations unless supported by a separate causal design.</w:t>
      </w:r>
    </w:p>
    <w:p w14:paraId="56349183" w14:textId="77777777" w:rsidR="00071102" w:rsidRDefault="008B7DA0">
      <w:pPr>
        <w:pStyle w:val="Heading1"/>
      </w:pPr>
      <w:r>
        <w:lastRenderedPageBreak/>
        <w:t>17. PWA / product design</w:t>
      </w:r>
    </w:p>
    <w:p w14:paraId="39BF3BE9" w14:textId="77777777" w:rsidR="00071102" w:rsidRDefault="008B7DA0">
      <w:pPr>
        <w:pStyle w:val="Heading2"/>
      </w:pPr>
      <w:r>
        <w:t>Screen 1 — GLOBAL RADAR</w:t>
      </w:r>
    </w:p>
    <w:p w14:paraId="786A3401" w14:textId="77777777" w:rsidR="00071102" w:rsidRDefault="008B7DA0">
      <w:pPr>
        <w:pStyle w:val="ListBullet"/>
        <w:spacing w:after="40"/>
      </w:pPr>
      <w:r>
        <w:t>Global map of priority country × disease signals.</w:t>
      </w:r>
    </w:p>
    <w:p w14:paraId="1D5A0CD1" w14:textId="77777777" w:rsidR="00071102" w:rsidRDefault="008B7DA0">
      <w:pPr>
        <w:pStyle w:val="ListBullet"/>
        <w:spacing w:after="40"/>
      </w:pPr>
      <w:r>
        <w:t>Priority queue: What should I worry about today?</w:t>
      </w:r>
    </w:p>
    <w:p w14:paraId="22AA6A8B" w14:textId="77777777" w:rsidR="00071102" w:rsidRDefault="008B7DA0">
      <w:pPr>
        <w:pStyle w:val="ListBullet"/>
        <w:spacing w:after="40"/>
      </w:pPr>
      <w:r>
        <w:t>Filters by disease, region, species, confidence and signal age.</w:t>
      </w:r>
    </w:p>
    <w:p w14:paraId="7EC62E4F" w14:textId="77777777" w:rsidR="00071102" w:rsidRDefault="008B7DA0">
      <w:pPr>
        <w:pStyle w:val="ListBullet"/>
        <w:spacing w:after="40"/>
      </w:pPr>
      <w:r>
        <w:t>Headline metrics: priority signals, emerging signals, estimated reporting gaps.</w:t>
      </w:r>
    </w:p>
    <w:p w14:paraId="13EB8869" w14:textId="77777777" w:rsidR="00071102" w:rsidRDefault="008B7DA0">
      <w:pPr>
        <w:pStyle w:val="Heading2"/>
      </w:pPr>
      <w:r>
        <w:t>Screen 2 — INVESTIGATE</w:t>
      </w:r>
    </w:p>
    <w:p w14:paraId="4DDCD36C" w14:textId="77777777" w:rsidR="00071102" w:rsidRDefault="008B7DA0">
      <w:pPr>
        <w:pStyle w:val="ListBullet"/>
        <w:spacing w:after="40"/>
      </w:pPr>
      <w:r>
        <w:t>Country × disease profile.</w:t>
      </w:r>
    </w:p>
    <w:p w14:paraId="2BA7C7AD" w14:textId="77777777" w:rsidR="00071102" w:rsidRDefault="008B7DA0">
      <w:pPr>
        <w:pStyle w:val="ListBullet"/>
        <w:spacing w:after="40"/>
      </w:pPr>
      <w:r>
        <w:t>Official observed vs latent estimated burden.</w:t>
      </w:r>
    </w:p>
    <w:p w14:paraId="5EA411D6" w14:textId="77777777" w:rsidR="00071102" w:rsidRDefault="008B7DA0">
      <w:pPr>
        <w:pStyle w:val="ListBullet"/>
        <w:spacing w:after="40"/>
      </w:pPr>
      <w:r>
        <w:t>Evidence timeline.</w:t>
      </w:r>
    </w:p>
    <w:p w14:paraId="574D1E59" w14:textId="77777777" w:rsidR="00071102" w:rsidRDefault="008B7DA0">
      <w:pPr>
        <w:pStyle w:val="ListBullet"/>
        <w:spacing w:after="40"/>
      </w:pPr>
      <w:r>
        <w:t>Why-this-alert panel.</w:t>
      </w:r>
    </w:p>
    <w:p w14:paraId="449233D8" w14:textId="77777777" w:rsidR="00071102" w:rsidRDefault="008B7DA0">
      <w:pPr>
        <w:pStyle w:val="ListBullet"/>
        <w:spacing w:after="40"/>
      </w:pPr>
      <w:r>
        <w:t>Source provenance and evidence diversity.</w:t>
      </w:r>
    </w:p>
    <w:p w14:paraId="37DBB472" w14:textId="77777777" w:rsidR="00071102" w:rsidRDefault="008B7DA0">
      <w:pPr>
        <w:pStyle w:val="ListBullet"/>
        <w:spacing w:after="40"/>
      </w:pPr>
      <w:r>
        <w:t>Counterfactual signal analysis.</w:t>
      </w:r>
    </w:p>
    <w:p w14:paraId="02A63E21" w14:textId="77777777" w:rsidR="00071102" w:rsidRDefault="008B7DA0">
      <w:pPr>
        <w:pStyle w:val="Heading2"/>
      </w:pPr>
      <w:r>
        <w:t>Screen 3 — FORECAST</w:t>
      </w:r>
    </w:p>
    <w:p w14:paraId="3EAA1AC1" w14:textId="77777777" w:rsidR="00071102" w:rsidRDefault="008B7DA0">
      <w:pPr>
        <w:pStyle w:val="ListBullet"/>
        <w:spacing w:after="40"/>
      </w:pPr>
      <w:r>
        <w:t>7/14/28-day predictive distribution.</w:t>
      </w:r>
    </w:p>
    <w:p w14:paraId="1ED142BF" w14:textId="77777777" w:rsidR="00071102" w:rsidRDefault="008B7DA0">
      <w:pPr>
        <w:pStyle w:val="ListBullet"/>
        <w:spacing w:after="40"/>
      </w:pPr>
      <w:r>
        <w:t>Observed history + nowcast + forecast.</w:t>
      </w:r>
    </w:p>
    <w:p w14:paraId="5CFA61B1" w14:textId="77777777" w:rsidR="00071102" w:rsidRDefault="008B7DA0">
      <w:pPr>
        <w:pStyle w:val="ListBullet"/>
        <w:spacing w:after="40"/>
      </w:pPr>
      <w:r>
        <w:t>Prediction intervals.</w:t>
      </w:r>
    </w:p>
    <w:p w14:paraId="0C82A802" w14:textId="77777777" w:rsidR="00071102" w:rsidRDefault="008B7DA0">
      <w:pPr>
        <w:pStyle w:val="ListBullet"/>
        <w:spacing w:after="40"/>
      </w:pPr>
      <w:r>
        <w:t>Alternative model comparison.</w:t>
      </w:r>
    </w:p>
    <w:p w14:paraId="0B740D00" w14:textId="77777777" w:rsidR="00071102" w:rsidRDefault="008B7DA0">
      <w:pPr>
        <w:pStyle w:val="ListBullet"/>
        <w:spacing w:after="40"/>
      </w:pPr>
      <w:r>
        <w:t>Historical replay mode.</w:t>
      </w:r>
    </w:p>
    <w:p w14:paraId="7E237C48" w14:textId="77777777" w:rsidR="00071102" w:rsidRDefault="008B7DA0">
      <w:pPr>
        <w:pStyle w:val="Heading1"/>
      </w:pPr>
      <w:r>
        <w:t>18. AI components — useful, but subordinate to epidemiology</w:t>
      </w:r>
    </w:p>
    <w:p w14:paraId="3263DAB5" w14:textId="77777777" w:rsidR="00071102" w:rsidRDefault="008B7DA0">
      <w:r>
        <w:t>AI should be used where it creates genuine leverage: converting unstructured text into structured evidence and making the system easier for analysts to interrogate. The disease-risk probability itself should remain grounded in a reproducible statistical/ML pipeline.</w:t>
      </w:r>
    </w:p>
    <w:p w14:paraId="3BCA11AB" w14:textId="77777777" w:rsidR="00071102" w:rsidRDefault="008B7DA0">
      <w:pPr>
        <w:pStyle w:val="ListBullet"/>
        <w:spacing w:after="40"/>
      </w:pPr>
      <w:r>
        <w:t>NLP event extraction: disease, species, location, date, clinical signs, suspected/confirmed status.</w:t>
      </w:r>
    </w:p>
    <w:p w14:paraId="5214A4A3" w14:textId="77777777" w:rsidR="00071102" w:rsidRDefault="008B7DA0">
      <w:pPr>
        <w:pStyle w:val="ListBullet"/>
        <w:spacing w:after="40"/>
      </w:pPr>
      <w:r>
        <w:t>Entity resolution: synonyms for diseases, locations and organisations.</w:t>
      </w:r>
    </w:p>
    <w:p w14:paraId="7CFCE10B" w14:textId="77777777" w:rsidR="00071102" w:rsidRDefault="008B7DA0">
      <w:pPr>
        <w:pStyle w:val="ListBullet"/>
        <w:spacing w:after="40"/>
      </w:pPr>
      <w:r>
        <w:t>Cross-source clustering: detect copied/duplicated reporting.</w:t>
      </w:r>
    </w:p>
    <w:p w14:paraId="0C526F6A" w14:textId="77777777" w:rsidR="00071102" w:rsidRDefault="008B7DA0">
      <w:pPr>
        <w:pStyle w:val="ListBullet"/>
        <w:spacing w:after="40"/>
      </w:pPr>
      <w:r>
        <w:t>Evidence summarisation: generate an analyst-readable explanation from retrieved source records.</w:t>
      </w:r>
    </w:p>
    <w:p w14:paraId="5188F845" w14:textId="77777777" w:rsidR="00071102" w:rsidRDefault="008B7DA0">
      <w:pPr>
        <w:pStyle w:val="ListBullet"/>
        <w:spacing w:after="40"/>
      </w:pPr>
      <w:r>
        <w:t>Analyst copilot: answer questions such as “Why is this country high risk?” using only stored evidence.</w:t>
      </w:r>
    </w:p>
    <w:p w14:paraId="0EA942D7" w14:textId="77777777" w:rsidR="00071102" w:rsidRDefault="008B7DA0">
      <w:pPr>
        <w:pStyle w:val="ListBullet"/>
        <w:spacing w:after="40"/>
      </w:pPr>
      <w:r>
        <w:t>Do not allow the LLM to invent epidemiological conclusions or silently alter model probabilities.</w:t>
      </w:r>
    </w:p>
    <w:p w14:paraId="0E75E86F" w14:textId="0BC26663" w:rsidR="00071102" w:rsidRDefault="008B7DA0">
      <w:pPr>
        <w:pStyle w:val="Heading1"/>
      </w:pPr>
      <w:r>
        <w:t xml:space="preserve">19. </w:t>
      </w:r>
      <w:del w:id="55" w:author="Seo, Sangmin (NSAH)" w:date="2026-09-11T15:27:00Z" w16du:dateUtc="2026-09-11T13:27:00Z">
        <w:r w:rsidDel="00D850ED">
          <w:delText xml:space="preserve"> </w:delText>
        </w:r>
      </w:del>
      <w:r>
        <w:t>MVP scope</w:t>
      </w:r>
    </w:p>
    <w:p w14:paraId="5C6291E3" w14:textId="77777777" w:rsidR="00071102" w:rsidRDefault="008B7DA0">
      <w:r>
        <w:t>Given the October deadline, breadth should be controlled. Build a reusable architecture, but prove it deeply on two diseases.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71102" w14:paraId="275FE98A" w14:textId="77777777">
        <w:tc>
          <w:tcPr>
            <w:tcW w:w="2520" w:type="dxa"/>
            <w:shd w:val="clear" w:color="auto" w:fill="D9EAF7"/>
            <w:vAlign w:val="center"/>
          </w:tcPr>
          <w:p w14:paraId="4C8387B5" w14:textId="77777777" w:rsidR="00071102" w:rsidRDefault="008B7DA0">
            <w:r>
              <w:rPr>
                <w:b/>
                <w:sz w:val="17"/>
              </w:rPr>
              <w:t>Component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CFA0737" w14:textId="77777777" w:rsidR="00071102" w:rsidRDefault="008B7DA0">
            <w:r>
              <w:rPr>
                <w:b/>
                <w:sz w:val="17"/>
              </w:rPr>
              <w:t>MVP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EF3A85D" w14:textId="77777777" w:rsidR="00071102" w:rsidRDefault="008B7DA0">
            <w:r>
              <w:rPr>
                <w:b/>
                <w:sz w:val="17"/>
              </w:rPr>
              <w:t>Stretch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48EDA76" w14:textId="77777777" w:rsidR="00071102" w:rsidRDefault="008B7DA0">
            <w:r>
              <w:rPr>
                <w:b/>
                <w:sz w:val="17"/>
              </w:rPr>
              <w:t>Reason</w:t>
            </w:r>
          </w:p>
        </w:tc>
      </w:tr>
      <w:tr w:rsidR="00071102" w14:paraId="3BCAF2F8" w14:textId="77777777">
        <w:tc>
          <w:tcPr>
            <w:tcW w:w="2520" w:type="dxa"/>
            <w:vAlign w:val="center"/>
          </w:tcPr>
          <w:p w14:paraId="258F1299" w14:textId="77777777" w:rsidR="00071102" w:rsidRDefault="008B7DA0">
            <w:r>
              <w:rPr>
                <w:sz w:val="17"/>
              </w:rPr>
              <w:t>Diseases</w:t>
            </w:r>
          </w:p>
        </w:tc>
        <w:tc>
          <w:tcPr>
            <w:tcW w:w="2520" w:type="dxa"/>
            <w:vAlign w:val="center"/>
          </w:tcPr>
          <w:p w14:paraId="7CC94BA6" w14:textId="77777777" w:rsidR="00071102" w:rsidRDefault="008B7DA0">
            <w:r>
              <w:rPr>
                <w:sz w:val="17"/>
              </w:rPr>
              <w:t>HPAI + ASF</w:t>
            </w:r>
          </w:p>
        </w:tc>
        <w:tc>
          <w:tcPr>
            <w:tcW w:w="2520" w:type="dxa"/>
            <w:vAlign w:val="center"/>
          </w:tcPr>
          <w:p w14:paraId="516817DD" w14:textId="77777777" w:rsidR="00071102" w:rsidRDefault="008B7DA0">
            <w:r>
              <w:rPr>
                <w:sz w:val="17"/>
              </w:rPr>
              <w:t>Add one additional disease</w:t>
            </w:r>
          </w:p>
        </w:tc>
        <w:tc>
          <w:tcPr>
            <w:tcW w:w="2520" w:type="dxa"/>
            <w:vAlign w:val="center"/>
          </w:tcPr>
          <w:p w14:paraId="21685D2B" w14:textId="77777777" w:rsidR="00071102" w:rsidRDefault="008B7DA0">
            <w:r>
              <w:rPr>
                <w:sz w:val="17"/>
              </w:rPr>
              <w:t>Both are high-priority and have strong outbreak histories</w:t>
            </w:r>
          </w:p>
        </w:tc>
      </w:tr>
      <w:tr w:rsidR="00071102" w14:paraId="2B968EDA" w14:textId="77777777">
        <w:tc>
          <w:tcPr>
            <w:tcW w:w="2520" w:type="dxa"/>
            <w:vAlign w:val="center"/>
          </w:tcPr>
          <w:p w14:paraId="73D7DE58" w14:textId="77777777" w:rsidR="00071102" w:rsidRDefault="008B7DA0">
            <w:r>
              <w:rPr>
                <w:sz w:val="17"/>
              </w:rPr>
              <w:t>Official data</w:t>
            </w:r>
          </w:p>
        </w:tc>
        <w:tc>
          <w:tcPr>
            <w:tcW w:w="2520" w:type="dxa"/>
            <w:vAlign w:val="center"/>
          </w:tcPr>
          <w:p w14:paraId="3B79D665" w14:textId="77777777" w:rsidR="00071102" w:rsidRDefault="008B7DA0">
            <w:r>
              <w:rPr>
                <w:sz w:val="17"/>
              </w:rPr>
              <w:t>WAHIS</w:t>
            </w:r>
          </w:p>
        </w:tc>
        <w:tc>
          <w:tcPr>
            <w:tcW w:w="2520" w:type="dxa"/>
            <w:vAlign w:val="center"/>
          </w:tcPr>
          <w:p w14:paraId="4C22C76B" w14:textId="77777777" w:rsidR="00071102" w:rsidRDefault="008B7DA0">
            <w:r>
              <w:rPr>
                <w:sz w:val="17"/>
              </w:rPr>
              <w:t>Historical + latest available</w:t>
            </w:r>
          </w:p>
        </w:tc>
        <w:tc>
          <w:tcPr>
            <w:tcW w:w="2520" w:type="dxa"/>
            <w:vAlign w:val="center"/>
          </w:tcPr>
          <w:p w14:paraId="6D492ED5" w14:textId="77777777" w:rsidR="00071102" w:rsidRDefault="008B7DA0">
            <w:r>
              <w:rPr>
                <w:sz w:val="17"/>
              </w:rPr>
              <w:t>Outcome backbone</w:t>
            </w:r>
          </w:p>
        </w:tc>
      </w:tr>
      <w:tr w:rsidR="00071102" w14:paraId="518278B4" w14:textId="77777777">
        <w:tc>
          <w:tcPr>
            <w:tcW w:w="2520" w:type="dxa"/>
            <w:vAlign w:val="center"/>
          </w:tcPr>
          <w:p w14:paraId="49F30335" w14:textId="77777777" w:rsidR="00071102" w:rsidRDefault="008B7DA0">
            <w:r>
              <w:rPr>
                <w:sz w:val="17"/>
              </w:rPr>
              <w:t>Signals</w:t>
            </w:r>
          </w:p>
        </w:tc>
        <w:tc>
          <w:tcPr>
            <w:tcW w:w="2520" w:type="dxa"/>
            <w:vAlign w:val="center"/>
          </w:tcPr>
          <w:p w14:paraId="0ACEE312" w14:textId="77777777" w:rsidR="00071102" w:rsidRDefault="008B7DA0">
            <w:r>
              <w:rPr>
                <w:sz w:val="17"/>
              </w:rPr>
              <w:t>EIOS + BEACON + PADI-</w:t>
            </w:r>
            <w:r>
              <w:rPr>
                <w:sz w:val="17"/>
              </w:rPr>
              <w:lastRenderedPageBreak/>
              <w:t>web/GDELT where accessible</w:t>
            </w:r>
          </w:p>
        </w:tc>
        <w:tc>
          <w:tcPr>
            <w:tcW w:w="2520" w:type="dxa"/>
            <w:vAlign w:val="center"/>
          </w:tcPr>
          <w:p w14:paraId="3DE9E2B6" w14:textId="77777777" w:rsidR="00071102" w:rsidRDefault="008B7DA0">
            <w:r>
              <w:rPr>
                <w:sz w:val="17"/>
              </w:rPr>
              <w:lastRenderedPageBreak/>
              <w:t>Additional media/feeds</w:t>
            </w:r>
          </w:p>
        </w:tc>
        <w:tc>
          <w:tcPr>
            <w:tcW w:w="2520" w:type="dxa"/>
            <w:vAlign w:val="center"/>
          </w:tcPr>
          <w:p w14:paraId="50AB2A4C" w14:textId="77777777" w:rsidR="00071102" w:rsidRDefault="008B7DA0">
            <w:r>
              <w:rPr>
                <w:sz w:val="17"/>
              </w:rPr>
              <w:t xml:space="preserve">Tests heterogeneous </w:t>
            </w:r>
            <w:r>
              <w:rPr>
                <w:sz w:val="17"/>
              </w:rPr>
              <w:lastRenderedPageBreak/>
              <w:t>intelligence</w:t>
            </w:r>
          </w:p>
        </w:tc>
      </w:tr>
      <w:tr w:rsidR="00071102" w14:paraId="07FAE0E5" w14:textId="77777777">
        <w:tc>
          <w:tcPr>
            <w:tcW w:w="2520" w:type="dxa"/>
            <w:vAlign w:val="center"/>
          </w:tcPr>
          <w:p w14:paraId="155D7C17" w14:textId="77777777" w:rsidR="00071102" w:rsidRDefault="008B7DA0">
            <w:r>
              <w:rPr>
                <w:sz w:val="17"/>
              </w:rPr>
              <w:lastRenderedPageBreak/>
              <w:t>Environment</w:t>
            </w:r>
          </w:p>
        </w:tc>
        <w:tc>
          <w:tcPr>
            <w:tcW w:w="2520" w:type="dxa"/>
            <w:vAlign w:val="center"/>
          </w:tcPr>
          <w:p w14:paraId="3E6E4B02" w14:textId="77777777" w:rsidR="00071102" w:rsidRDefault="008B7DA0">
            <w:r>
              <w:rPr>
                <w:sz w:val="17"/>
              </w:rPr>
              <w:t>ERA5/ERA5-Land</w:t>
            </w:r>
          </w:p>
        </w:tc>
        <w:tc>
          <w:tcPr>
            <w:tcW w:w="2520" w:type="dxa"/>
            <w:vAlign w:val="center"/>
          </w:tcPr>
          <w:p w14:paraId="28405E99" w14:textId="77777777" w:rsidR="00071102" w:rsidRDefault="008B7DA0">
            <w:r>
              <w:rPr>
                <w:sz w:val="17"/>
              </w:rPr>
              <w:t>GFW/WorldClim enrichment</w:t>
            </w:r>
          </w:p>
        </w:tc>
        <w:tc>
          <w:tcPr>
            <w:tcW w:w="2520" w:type="dxa"/>
            <w:vAlign w:val="center"/>
          </w:tcPr>
          <w:p w14:paraId="4879E960" w14:textId="77777777" w:rsidR="00071102" w:rsidRDefault="008B7DA0">
            <w:r>
              <w:rPr>
                <w:sz w:val="17"/>
              </w:rPr>
              <w:t>Strong temporal signal potential</w:t>
            </w:r>
          </w:p>
        </w:tc>
      </w:tr>
      <w:tr w:rsidR="00071102" w14:paraId="435E6F74" w14:textId="77777777">
        <w:tc>
          <w:tcPr>
            <w:tcW w:w="2520" w:type="dxa"/>
            <w:vAlign w:val="center"/>
          </w:tcPr>
          <w:p w14:paraId="3E925C93" w14:textId="77777777" w:rsidR="00071102" w:rsidRDefault="008B7DA0">
            <w:r>
              <w:rPr>
                <w:sz w:val="17"/>
              </w:rPr>
              <w:t>Host</w:t>
            </w:r>
          </w:p>
        </w:tc>
        <w:tc>
          <w:tcPr>
            <w:tcW w:w="2520" w:type="dxa"/>
            <w:vAlign w:val="center"/>
          </w:tcPr>
          <w:p w14:paraId="0FF653C3" w14:textId="77777777" w:rsidR="00071102" w:rsidRDefault="008B7DA0">
            <w:r>
              <w:rPr>
                <w:sz w:val="17"/>
              </w:rPr>
              <w:t>GLW4 + FAOSTAT</w:t>
            </w:r>
          </w:p>
        </w:tc>
        <w:tc>
          <w:tcPr>
            <w:tcW w:w="2520" w:type="dxa"/>
            <w:vAlign w:val="center"/>
          </w:tcPr>
          <w:p w14:paraId="77F829F1" w14:textId="77777777" w:rsidR="00071102" w:rsidRDefault="008B7DA0">
            <w:r>
              <w:rPr>
                <w:sz w:val="17"/>
              </w:rPr>
              <w:t>More detailed wildlife layers</w:t>
            </w:r>
          </w:p>
        </w:tc>
        <w:tc>
          <w:tcPr>
            <w:tcW w:w="2520" w:type="dxa"/>
            <w:vAlign w:val="center"/>
          </w:tcPr>
          <w:p w14:paraId="066DF50C" w14:textId="77777777" w:rsidR="00071102" w:rsidRDefault="008B7DA0">
            <w:r>
              <w:rPr>
                <w:sz w:val="17"/>
              </w:rPr>
              <w:t>Spatial susceptibility</w:t>
            </w:r>
          </w:p>
        </w:tc>
      </w:tr>
      <w:tr w:rsidR="00071102" w14:paraId="6D3DC0D3" w14:textId="77777777">
        <w:tc>
          <w:tcPr>
            <w:tcW w:w="2520" w:type="dxa"/>
            <w:vAlign w:val="center"/>
          </w:tcPr>
          <w:p w14:paraId="18E6816C" w14:textId="77777777" w:rsidR="00071102" w:rsidRDefault="008B7DA0">
            <w:r>
              <w:rPr>
                <w:sz w:val="17"/>
              </w:rPr>
              <w:t>Model</w:t>
            </w:r>
          </w:p>
        </w:tc>
        <w:tc>
          <w:tcPr>
            <w:tcW w:w="2520" w:type="dxa"/>
            <w:vAlign w:val="center"/>
          </w:tcPr>
          <w:p w14:paraId="5DFFBC43" w14:textId="77777777" w:rsidR="00071102" w:rsidRDefault="008B7DA0">
            <w:r>
              <w:rPr>
                <w:sz w:val="17"/>
              </w:rPr>
              <w:t>Latent state + calibrated risk + forecast</w:t>
            </w:r>
          </w:p>
        </w:tc>
        <w:tc>
          <w:tcPr>
            <w:tcW w:w="2520" w:type="dxa"/>
            <w:vAlign w:val="center"/>
          </w:tcPr>
          <w:p w14:paraId="36E640BD" w14:textId="77777777" w:rsidR="00071102" w:rsidRDefault="008B7DA0">
            <w:r>
              <w:rPr>
                <w:sz w:val="17"/>
              </w:rPr>
              <w:t>Bayesian hierarchical refinement</w:t>
            </w:r>
          </w:p>
        </w:tc>
        <w:tc>
          <w:tcPr>
            <w:tcW w:w="2520" w:type="dxa"/>
            <w:vAlign w:val="center"/>
          </w:tcPr>
          <w:p w14:paraId="3A4E69CD" w14:textId="77777777" w:rsidR="00071102" w:rsidRDefault="008B7DA0">
            <w:r>
              <w:rPr>
                <w:sz w:val="17"/>
              </w:rPr>
              <w:t>Scientific core</w:t>
            </w:r>
          </w:p>
        </w:tc>
      </w:tr>
      <w:tr w:rsidR="00071102" w14:paraId="16CB5548" w14:textId="77777777">
        <w:tc>
          <w:tcPr>
            <w:tcW w:w="2520" w:type="dxa"/>
            <w:vAlign w:val="center"/>
          </w:tcPr>
          <w:p w14:paraId="751B594F" w14:textId="77777777" w:rsidR="00071102" w:rsidRDefault="008B7DA0">
            <w:r>
              <w:rPr>
                <w:sz w:val="17"/>
              </w:rPr>
              <w:t>Interface</w:t>
            </w:r>
          </w:p>
        </w:tc>
        <w:tc>
          <w:tcPr>
            <w:tcW w:w="2520" w:type="dxa"/>
            <w:vAlign w:val="center"/>
          </w:tcPr>
          <w:p w14:paraId="353E12E0" w14:textId="77777777" w:rsidR="00071102" w:rsidRDefault="008B7DA0">
            <w:r>
              <w:rPr>
                <w:sz w:val="17"/>
              </w:rPr>
              <w:t>3-screen PWA</w:t>
            </w:r>
          </w:p>
        </w:tc>
        <w:tc>
          <w:tcPr>
            <w:tcW w:w="2520" w:type="dxa"/>
            <w:vAlign w:val="center"/>
          </w:tcPr>
          <w:p w14:paraId="2966F9DC" w14:textId="77777777" w:rsidR="00071102" w:rsidRDefault="008B7DA0">
            <w:r>
              <w:rPr>
                <w:sz w:val="17"/>
              </w:rPr>
              <w:t>Full analyst workflow</w:t>
            </w:r>
          </w:p>
        </w:tc>
        <w:tc>
          <w:tcPr>
            <w:tcW w:w="2520" w:type="dxa"/>
            <w:vAlign w:val="center"/>
          </w:tcPr>
          <w:p w14:paraId="6E8C48A2" w14:textId="77777777" w:rsidR="00071102" w:rsidRDefault="008B7DA0">
            <w:r>
              <w:rPr>
                <w:sz w:val="17"/>
              </w:rPr>
              <w:t>Winning demo</w:t>
            </w:r>
          </w:p>
        </w:tc>
      </w:tr>
      <w:tr w:rsidR="00071102" w14:paraId="23FAFC85" w14:textId="77777777">
        <w:tc>
          <w:tcPr>
            <w:tcW w:w="2520" w:type="dxa"/>
            <w:vAlign w:val="center"/>
          </w:tcPr>
          <w:p w14:paraId="11936A53" w14:textId="77777777" w:rsidR="00071102" w:rsidRDefault="008B7DA0">
            <w:r>
              <w:rPr>
                <w:sz w:val="17"/>
              </w:rPr>
              <w:t>Validation</w:t>
            </w:r>
          </w:p>
        </w:tc>
        <w:tc>
          <w:tcPr>
            <w:tcW w:w="2520" w:type="dxa"/>
            <w:vAlign w:val="center"/>
          </w:tcPr>
          <w:p w14:paraId="5F62AA59" w14:textId="77777777" w:rsidR="00071102" w:rsidRDefault="008B7DA0">
            <w:r>
              <w:rPr>
                <w:sz w:val="17"/>
              </w:rPr>
              <w:t>Retrospective replay</w:t>
            </w:r>
          </w:p>
        </w:tc>
        <w:tc>
          <w:tcPr>
            <w:tcW w:w="2520" w:type="dxa"/>
            <w:vAlign w:val="center"/>
          </w:tcPr>
          <w:p w14:paraId="672DFB03" w14:textId="77777777" w:rsidR="00071102" w:rsidRDefault="008B7DA0">
            <w:r>
              <w:rPr>
                <w:sz w:val="17"/>
              </w:rPr>
              <w:t>SimEx validation</w:t>
            </w:r>
          </w:p>
        </w:tc>
        <w:tc>
          <w:tcPr>
            <w:tcW w:w="2520" w:type="dxa"/>
            <w:vAlign w:val="center"/>
          </w:tcPr>
          <w:p w14:paraId="6A038465" w14:textId="77777777" w:rsidR="00071102" w:rsidRDefault="008B7DA0">
            <w:r>
              <w:rPr>
                <w:sz w:val="17"/>
              </w:rPr>
              <w:t>Strong evidence of utility</w:t>
            </w:r>
          </w:p>
        </w:tc>
      </w:tr>
    </w:tbl>
    <w:p w14:paraId="6EB64E62" w14:textId="77777777" w:rsidR="00071102" w:rsidRDefault="008B7DA0">
      <w:pPr>
        <w:pStyle w:val="Heading1"/>
      </w:pPr>
      <w:r>
        <w:t>20. Build plan to submission</w:t>
      </w:r>
    </w:p>
    <w:p w14:paraId="62E9FE29" w14:textId="77777777" w:rsidR="00071102" w:rsidRDefault="008B7DA0">
      <w:r>
        <w:rPr>
          <w:b/>
        </w:rPr>
        <w:t xml:space="preserve">Phase 1 — Data audit: </w:t>
      </w:r>
      <w:r>
        <w:t>Map pilot files, schemas, timestamps, disease coverage, reporting delays, geographic resolution and licenses.</w:t>
      </w:r>
    </w:p>
    <w:p w14:paraId="45C84EC6" w14:textId="77777777" w:rsidR="00071102" w:rsidRDefault="008B7DA0">
      <w:r>
        <w:rPr>
          <w:b/>
        </w:rPr>
        <w:t xml:space="preserve">Phase 2 — Event backbone: </w:t>
      </w:r>
      <w:r>
        <w:t>Build canonical event/signal schema, source provenance, linkage and deduplication.</w:t>
      </w:r>
    </w:p>
    <w:p w14:paraId="3082E0A4" w14:textId="77777777" w:rsidR="00071102" w:rsidRDefault="008B7DA0">
      <w:r>
        <w:rPr>
          <w:b/>
        </w:rPr>
        <w:t xml:space="preserve">Phase 3 — Baselines: </w:t>
      </w:r>
      <w:r>
        <w:t>Implement naïve, seasonal, anomaly and tree-based baselines.</w:t>
      </w:r>
    </w:p>
    <w:p w14:paraId="27F0BDD5" w14:textId="77777777" w:rsidR="00071102" w:rsidRDefault="008B7DA0">
      <w:r>
        <w:rPr>
          <w:b/>
        </w:rPr>
        <w:t xml:space="preserve">Phase 4 — Latent-state nowcast: </w:t>
      </w:r>
      <w:r>
        <w:t>Model reporting delay and hidden/observed disease state.</w:t>
      </w:r>
    </w:p>
    <w:p w14:paraId="59AF6E71" w14:textId="77777777" w:rsidR="00071102" w:rsidRDefault="008B7DA0">
      <w:r>
        <w:rPr>
          <w:b/>
        </w:rPr>
        <w:t xml:space="preserve">Phase 5 — Early-warning layer: </w:t>
      </w:r>
      <w:r>
        <w:t>Add multi-source signal fusion, thresholds and calibration.</w:t>
      </w:r>
    </w:p>
    <w:p w14:paraId="3A2CCBA1" w14:textId="77777777" w:rsidR="00071102" w:rsidRDefault="008B7DA0">
      <w:r>
        <w:rPr>
          <w:b/>
        </w:rPr>
        <w:t xml:space="preserve">Phase 6 — Forecasting: </w:t>
      </w:r>
      <w:r>
        <w:t>7/14/28-day probabilistic forecasts with rolling-origin validation.</w:t>
      </w:r>
    </w:p>
    <w:p w14:paraId="638CAC83" w14:textId="77777777" w:rsidR="00071102" w:rsidRDefault="008B7DA0">
      <w:r>
        <w:rPr>
          <w:b/>
        </w:rPr>
        <w:t xml:space="preserve">Phase 7 — Replay: </w:t>
      </w:r>
      <w:r>
        <w:t>Build historical time-travel cases and calculate lead time.</w:t>
      </w:r>
    </w:p>
    <w:p w14:paraId="26C3134E" w14:textId="77777777" w:rsidR="00071102" w:rsidRDefault="008B7DA0">
      <w:r>
        <w:rPr>
          <w:b/>
        </w:rPr>
        <w:t xml:space="preserve">Phase 8 — PWA: </w:t>
      </w:r>
      <w:r>
        <w:t>Radar, Investigate, Forecast screens.</w:t>
      </w:r>
    </w:p>
    <w:p w14:paraId="24C85887" w14:textId="77777777" w:rsidR="00071102" w:rsidRDefault="008B7DA0">
      <w:r>
        <w:rPr>
          <w:b/>
        </w:rPr>
        <w:t xml:space="preserve">Phase 9 — Scientific hardening: </w:t>
      </w:r>
      <w:r>
        <w:t>Leakage audit, calibration, ablation, robustness and reproducibility.</w:t>
      </w:r>
    </w:p>
    <w:p w14:paraId="34F8E792" w14:textId="77777777" w:rsidR="00071102" w:rsidRDefault="008B7DA0">
      <w:r>
        <w:rPr>
          <w:b/>
        </w:rPr>
        <w:t xml:space="preserve">Phase 10 — Submission: </w:t>
      </w:r>
      <w:r>
        <w:t>Technical report, README, pipeline, demo narrative and final repository freeze.</w:t>
      </w:r>
    </w:p>
    <w:p w14:paraId="4BD88C2D" w14:textId="77777777" w:rsidR="00071102" w:rsidRDefault="008B7DA0">
      <w:pPr>
        <w:pStyle w:val="Heading1"/>
      </w:pPr>
      <w:r>
        <w:t>21. Main risks and mitigation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71102" w14:paraId="1A10B2D4" w14:textId="77777777">
        <w:tc>
          <w:tcPr>
            <w:tcW w:w="3360" w:type="dxa"/>
            <w:shd w:val="clear" w:color="auto" w:fill="D9EAF7"/>
            <w:vAlign w:val="center"/>
          </w:tcPr>
          <w:p w14:paraId="4D8686C5" w14:textId="77777777" w:rsidR="00071102" w:rsidRDefault="008B7DA0">
            <w:r>
              <w:rPr>
                <w:b/>
                <w:sz w:val="17"/>
              </w:rPr>
              <w:t>Risk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CED0709" w14:textId="77777777" w:rsidR="00071102" w:rsidRDefault="008B7DA0">
            <w:r>
              <w:rPr>
                <w:b/>
                <w:sz w:val="17"/>
              </w:rPr>
              <w:t>Impact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C33CB72" w14:textId="77777777" w:rsidR="00071102" w:rsidRDefault="008B7DA0">
            <w:r>
              <w:rPr>
                <w:b/>
                <w:sz w:val="17"/>
              </w:rPr>
              <w:t>Mitigation</w:t>
            </w:r>
          </w:p>
        </w:tc>
      </w:tr>
      <w:tr w:rsidR="00071102" w14:paraId="33020A46" w14:textId="77777777">
        <w:tc>
          <w:tcPr>
            <w:tcW w:w="3360" w:type="dxa"/>
            <w:vAlign w:val="center"/>
          </w:tcPr>
          <w:p w14:paraId="0DA91D66" w14:textId="77777777" w:rsidR="00071102" w:rsidRDefault="008B7DA0">
            <w:r>
              <w:rPr>
                <w:sz w:val="17"/>
              </w:rPr>
              <w:t>Pilot data too sparse</w:t>
            </w:r>
          </w:p>
        </w:tc>
        <w:tc>
          <w:tcPr>
            <w:tcW w:w="3360" w:type="dxa"/>
            <w:vAlign w:val="center"/>
          </w:tcPr>
          <w:p w14:paraId="2BD9963E" w14:textId="77777777" w:rsidR="00071102" w:rsidRDefault="008B7DA0">
            <w:r>
              <w:rPr>
                <w:sz w:val="17"/>
              </w:rPr>
              <w:t>High</w:t>
            </w:r>
          </w:p>
        </w:tc>
        <w:tc>
          <w:tcPr>
            <w:tcW w:w="3360" w:type="dxa"/>
            <w:vAlign w:val="center"/>
          </w:tcPr>
          <w:p w14:paraId="5565873D" w14:textId="77777777" w:rsidR="00071102" w:rsidRDefault="008B7DA0">
            <w:r>
              <w:rPr>
                <w:sz w:val="17"/>
              </w:rPr>
              <w:t>Start with robust temporal/spatial aggregation; use two diseases and hierarchical pooling.</w:t>
            </w:r>
          </w:p>
        </w:tc>
      </w:tr>
      <w:tr w:rsidR="00071102" w14:paraId="2750B4CA" w14:textId="77777777">
        <w:tc>
          <w:tcPr>
            <w:tcW w:w="3360" w:type="dxa"/>
            <w:vAlign w:val="center"/>
          </w:tcPr>
          <w:p w14:paraId="7050F478" w14:textId="77777777" w:rsidR="00071102" w:rsidRDefault="008B7DA0">
            <w:r>
              <w:rPr>
                <w:sz w:val="17"/>
              </w:rPr>
              <w:t>EIOS/Beacon access restrictions</w:t>
            </w:r>
          </w:p>
        </w:tc>
        <w:tc>
          <w:tcPr>
            <w:tcW w:w="3360" w:type="dxa"/>
            <w:vAlign w:val="center"/>
          </w:tcPr>
          <w:p w14:paraId="6CBFA603" w14:textId="77777777" w:rsidR="00071102" w:rsidRDefault="008B7DA0">
            <w:r>
              <w:rPr>
                <w:sz w:val="17"/>
              </w:rPr>
              <w:t>High</w:t>
            </w:r>
          </w:p>
        </w:tc>
        <w:tc>
          <w:tcPr>
            <w:tcW w:w="3360" w:type="dxa"/>
            <w:vAlign w:val="center"/>
          </w:tcPr>
          <w:p w14:paraId="0F50BC33" w14:textId="77777777" w:rsidR="00071102" w:rsidRDefault="008B7DA0">
            <w:r>
              <w:rPr>
                <w:sz w:val="17"/>
              </w:rPr>
              <w:t>Treat them as enrichment layers; build a reproducible core on accessible data.</w:t>
            </w:r>
          </w:p>
        </w:tc>
      </w:tr>
      <w:tr w:rsidR="00071102" w14:paraId="10830D2C" w14:textId="77777777">
        <w:tc>
          <w:tcPr>
            <w:tcW w:w="3360" w:type="dxa"/>
            <w:vAlign w:val="center"/>
          </w:tcPr>
          <w:p w14:paraId="5E346F11" w14:textId="77777777" w:rsidR="00071102" w:rsidRDefault="008B7DA0">
            <w:r>
              <w:rPr>
                <w:sz w:val="17"/>
              </w:rPr>
              <w:t>News duplication</w:t>
            </w:r>
          </w:p>
        </w:tc>
        <w:tc>
          <w:tcPr>
            <w:tcW w:w="3360" w:type="dxa"/>
            <w:vAlign w:val="center"/>
          </w:tcPr>
          <w:p w14:paraId="1C95B62C" w14:textId="77777777" w:rsidR="00071102" w:rsidRDefault="008B7DA0">
            <w:r>
              <w:rPr>
                <w:sz w:val="17"/>
              </w:rPr>
              <w:t>High</w:t>
            </w:r>
          </w:p>
        </w:tc>
        <w:tc>
          <w:tcPr>
            <w:tcW w:w="3360" w:type="dxa"/>
            <w:vAlign w:val="center"/>
          </w:tcPr>
          <w:p w14:paraId="367A650A" w14:textId="77777777" w:rsidR="00071102" w:rsidRDefault="008B7DA0">
            <w:r>
              <w:rPr>
                <w:sz w:val="17"/>
              </w:rPr>
              <w:t>Source lineage, clustering and evidence-independence scoring.</w:t>
            </w:r>
          </w:p>
        </w:tc>
      </w:tr>
      <w:tr w:rsidR="00071102" w14:paraId="26C4D3C5" w14:textId="77777777">
        <w:tc>
          <w:tcPr>
            <w:tcW w:w="3360" w:type="dxa"/>
            <w:vAlign w:val="center"/>
          </w:tcPr>
          <w:p w14:paraId="0E9D10FA" w14:textId="77777777" w:rsidR="00071102" w:rsidRDefault="008B7DA0">
            <w:r>
              <w:rPr>
                <w:sz w:val="17"/>
              </w:rPr>
              <w:t>Reporting bias</w:t>
            </w:r>
          </w:p>
        </w:tc>
        <w:tc>
          <w:tcPr>
            <w:tcW w:w="3360" w:type="dxa"/>
            <w:vAlign w:val="center"/>
          </w:tcPr>
          <w:p w14:paraId="3AA0FEF1" w14:textId="77777777" w:rsidR="00071102" w:rsidRDefault="008B7DA0">
            <w:r>
              <w:rPr>
                <w:sz w:val="17"/>
              </w:rPr>
              <w:t>Very high</w:t>
            </w:r>
          </w:p>
        </w:tc>
        <w:tc>
          <w:tcPr>
            <w:tcW w:w="3360" w:type="dxa"/>
            <w:vAlign w:val="center"/>
          </w:tcPr>
          <w:p w14:paraId="4D613F43" w14:textId="77777777" w:rsidR="00071102" w:rsidRDefault="008B7DA0">
            <w:r>
              <w:rPr>
                <w:sz w:val="17"/>
              </w:rPr>
              <w:t>Explicit reporting-process model; stratified evaluation by surveillance intensity.</w:t>
            </w:r>
          </w:p>
        </w:tc>
      </w:tr>
      <w:tr w:rsidR="00071102" w14:paraId="196BC33F" w14:textId="77777777">
        <w:tc>
          <w:tcPr>
            <w:tcW w:w="3360" w:type="dxa"/>
            <w:vAlign w:val="center"/>
          </w:tcPr>
          <w:p w14:paraId="67FCEBA7" w14:textId="77777777" w:rsidR="00071102" w:rsidRDefault="008B7DA0">
            <w:r>
              <w:rPr>
                <w:sz w:val="17"/>
              </w:rPr>
              <w:t>Data leakage</w:t>
            </w:r>
          </w:p>
        </w:tc>
        <w:tc>
          <w:tcPr>
            <w:tcW w:w="3360" w:type="dxa"/>
            <w:vAlign w:val="center"/>
          </w:tcPr>
          <w:p w14:paraId="6CE9639F" w14:textId="77777777" w:rsidR="00071102" w:rsidRDefault="008B7DA0">
            <w:r>
              <w:rPr>
                <w:sz w:val="17"/>
              </w:rPr>
              <w:t>Very high</w:t>
            </w:r>
          </w:p>
        </w:tc>
        <w:tc>
          <w:tcPr>
            <w:tcW w:w="3360" w:type="dxa"/>
            <w:vAlign w:val="center"/>
          </w:tcPr>
          <w:p w14:paraId="509FB190" w14:textId="77777777" w:rsidR="00071102" w:rsidRDefault="008B7DA0">
            <w:r>
              <w:rPr>
                <w:sz w:val="17"/>
              </w:rPr>
              <w:t>Strict as-of dates and versioned snapshots.</w:t>
            </w:r>
          </w:p>
        </w:tc>
      </w:tr>
      <w:tr w:rsidR="00071102" w14:paraId="25CFA664" w14:textId="77777777">
        <w:tc>
          <w:tcPr>
            <w:tcW w:w="3360" w:type="dxa"/>
            <w:vAlign w:val="center"/>
          </w:tcPr>
          <w:p w14:paraId="562E0ADF" w14:textId="77777777" w:rsidR="00071102" w:rsidRDefault="008B7DA0">
            <w:r>
              <w:rPr>
                <w:sz w:val="17"/>
              </w:rPr>
              <w:lastRenderedPageBreak/>
              <w:t>Too much engineering</w:t>
            </w:r>
          </w:p>
        </w:tc>
        <w:tc>
          <w:tcPr>
            <w:tcW w:w="3360" w:type="dxa"/>
            <w:vAlign w:val="center"/>
          </w:tcPr>
          <w:p w14:paraId="3F63F5B0" w14:textId="77777777" w:rsidR="00071102" w:rsidRDefault="008B7DA0">
            <w:r>
              <w:rPr>
                <w:sz w:val="17"/>
              </w:rPr>
              <w:t>High</w:t>
            </w:r>
          </w:p>
        </w:tc>
        <w:tc>
          <w:tcPr>
            <w:tcW w:w="3360" w:type="dxa"/>
            <w:vAlign w:val="center"/>
          </w:tcPr>
          <w:p w14:paraId="78D53142" w14:textId="77777777" w:rsidR="00071102" w:rsidRDefault="008B7DA0">
            <w:r>
              <w:rPr>
                <w:sz w:val="17"/>
              </w:rPr>
              <w:t>Model and evaluation first; UI second.</w:t>
            </w:r>
          </w:p>
        </w:tc>
      </w:tr>
      <w:tr w:rsidR="00071102" w14:paraId="64C0A265" w14:textId="77777777">
        <w:tc>
          <w:tcPr>
            <w:tcW w:w="3360" w:type="dxa"/>
            <w:vAlign w:val="center"/>
          </w:tcPr>
          <w:p w14:paraId="2A2F1615" w14:textId="77777777" w:rsidR="00071102" w:rsidRDefault="008B7DA0">
            <w:r>
              <w:rPr>
                <w:sz w:val="17"/>
              </w:rPr>
              <w:t>Overclaiming causality</w:t>
            </w:r>
          </w:p>
        </w:tc>
        <w:tc>
          <w:tcPr>
            <w:tcW w:w="3360" w:type="dxa"/>
            <w:vAlign w:val="center"/>
          </w:tcPr>
          <w:p w14:paraId="6B6EEF9B" w14:textId="77777777" w:rsidR="00071102" w:rsidRDefault="008B7DA0">
            <w:r>
              <w:rPr>
                <w:sz w:val="17"/>
              </w:rPr>
              <w:t>Medium</w:t>
            </w:r>
          </w:p>
        </w:tc>
        <w:tc>
          <w:tcPr>
            <w:tcW w:w="3360" w:type="dxa"/>
            <w:vAlign w:val="center"/>
          </w:tcPr>
          <w:p w14:paraId="19EAEE32" w14:textId="77777777" w:rsidR="00071102" w:rsidRDefault="008B7DA0">
            <w:r>
              <w:rPr>
                <w:sz w:val="17"/>
              </w:rPr>
              <w:t>Use predictive language; reserve causal claims for appropriate analyses.</w:t>
            </w:r>
          </w:p>
        </w:tc>
      </w:tr>
      <w:tr w:rsidR="00071102" w14:paraId="3B9543C2" w14:textId="77777777">
        <w:tc>
          <w:tcPr>
            <w:tcW w:w="3360" w:type="dxa"/>
            <w:vAlign w:val="center"/>
          </w:tcPr>
          <w:p w14:paraId="4D22D94D" w14:textId="77777777" w:rsidR="00071102" w:rsidRDefault="008B7DA0">
            <w:r>
              <w:rPr>
                <w:sz w:val="17"/>
              </w:rPr>
              <w:t>False-alert fatigue</w:t>
            </w:r>
          </w:p>
        </w:tc>
        <w:tc>
          <w:tcPr>
            <w:tcW w:w="3360" w:type="dxa"/>
            <w:vAlign w:val="center"/>
          </w:tcPr>
          <w:p w14:paraId="4CF74C4B" w14:textId="77777777" w:rsidR="00071102" w:rsidRDefault="008B7DA0">
            <w:r>
              <w:rPr>
                <w:sz w:val="17"/>
              </w:rPr>
              <w:t>High</w:t>
            </w:r>
          </w:p>
        </w:tc>
        <w:tc>
          <w:tcPr>
            <w:tcW w:w="3360" w:type="dxa"/>
            <w:vAlign w:val="center"/>
          </w:tcPr>
          <w:p w14:paraId="4636B39C" w14:textId="77777777" w:rsidR="00071102" w:rsidRDefault="008B7DA0">
            <w:r>
              <w:rPr>
                <w:sz w:val="17"/>
              </w:rPr>
              <w:t>Calibrate thresholds against alert burden and lead-time benefit.</w:t>
            </w:r>
          </w:p>
        </w:tc>
      </w:tr>
    </w:tbl>
    <w:p w14:paraId="68554C61" w14:textId="77777777" w:rsidR="00071102" w:rsidRDefault="008B7DA0">
      <w:pPr>
        <w:pStyle w:val="Heading1"/>
      </w:pPr>
      <w:r>
        <w:t>22. Winning narrative</w:t>
      </w:r>
    </w:p>
    <w:p w14:paraId="2B601C73" w14:textId="77777777" w:rsidR="00071102" w:rsidRDefault="008B7DA0">
      <w:r>
        <w:t>The pitch should be built around one problem, one insight and one measurable result.</w:t>
      </w:r>
    </w:p>
    <w:p w14:paraId="2130413E" w14:textId="77777777" w:rsidR="00071102" w:rsidRDefault="008B7DA0">
      <w:r>
        <w:rPr>
          <w:b/>
        </w:rPr>
        <w:t xml:space="preserve">Problem: </w:t>
      </w:r>
      <w:r>
        <w:t>Official surveillance is essential, but it is not instantaneous. During the first days of an outbreak, decision-makers may see only fragments.</w:t>
      </w:r>
    </w:p>
    <w:p w14:paraId="5343BCB7" w14:textId="77777777" w:rsidR="00071102" w:rsidRDefault="008B7DA0">
      <w:r>
        <w:rPr>
          <w:b/>
        </w:rPr>
        <w:t xml:space="preserve">Insight: </w:t>
      </w:r>
      <w:r>
        <w:t>The fragments are not useless if independent signals are fused while explicitly modelling the reporting process.</w:t>
      </w:r>
    </w:p>
    <w:p w14:paraId="68ABA679" w14:textId="77777777" w:rsidR="00071102" w:rsidRDefault="008B7DA0">
      <w:r>
        <w:rPr>
          <w:b/>
        </w:rPr>
        <w:t xml:space="preserve">Product: </w:t>
      </w:r>
      <w:r>
        <w:t>Animal Health Radar reconstructs the likely current disease state, flags hidden/emerging events and forecasts what happens next.</w:t>
      </w:r>
    </w:p>
    <w:p w14:paraId="1C1E62AD" w14:textId="77777777" w:rsidR="00071102" w:rsidRDefault="008B7DA0">
      <w:r>
        <w:rPr>
          <w:b/>
        </w:rPr>
        <w:t xml:space="preserve">Proof: </w:t>
      </w:r>
      <w:r>
        <w:t>Historical replay demonstrates how many days of actionable lead time the system can create before official notification.</w:t>
      </w:r>
    </w:p>
    <w:p w14:paraId="54BC3DD8" w14:textId="77777777" w:rsidR="00071102" w:rsidRDefault="008B7DA0">
      <w:pPr>
        <w:pStyle w:val="Heading1"/>
      </w:pPr>
      <w:r>
        <w:t>23. First technical research questions</w:t>
      </w:r>
    </w:p>
    <w:p w14:paraId="549D6DBF" w14:textId="77777777" w:rsidR="00071102" w:rsidRDefault="008B7DA0">
      <w:pPr>
        <w:pStyle w:val="ListNumber"/>
        <w:spacing w:after="40"/>
      </w:pPr>
      <w:r>
        <w:t>What exact WAHIS fields and temporal resolutions are contained in the pilot dataset?</w:t>
      </w:r>
    </w:p>
    <w:p w14:paraId="36880FE7" w14:textId="77777777" w:rsidR="00071102" w:rsidRDefault="008B7DA0">
      <w:pPr>
        <w:pStyle w:val="ListNumber"/>
        <w:spacing w:after="40"/>
      </w:pPr>
      <w:r>
        <w:t>How should an outbreak be defined for the purpose of early-warning evaluation: exceptional event, outbreak count increase, first occurrence, or event-level confirmation?</w:t>
      </w:r>
    </w:p>
    <w:p w14:paraId="1CD6F0C1" w14:textId="77777777" w:rsidR="00071102" w:rsidRDefault="008B7DA0">
      <w:pPr>
        <w:pStyle w:val="ListNumber"/>
        <w:spacing w:after="40"/>
      </w:pPr>
      <w:r>
        <w:t>What is the empirical reporting-delay distribution by disease/country and how stable is it over time?</w:t>
      </w:r>
    </w:p>
    <w:p w14:paraId="7CDEDBCD" w14:textId="77777777" w:rsidR="00071102" w:rsidRDefault="008B7DA0">
      <w:pPr>
        <w:pStyle w:val="ListNumber"/>
        <w:spacing w:after="40"/>
      </w:pPr>
      <w:r>
        <w:t>Which external sources have sufficiently reliable publication timestamps to support true retrospective replay?</w:t>
      </w:r>
    </w:p>
    <w:p w14:paraId="0CA33073" w14:textId="77777777" w:rsidR="00071102" w:rsidRDefault="008B7DA0">
      <w:pPr>
        <w:pStyle w:val="ListNumber"/>
        <w:spacing w:after="40"/>
      </w:pPr>
      <w:r>
        <w:t>Can BEACON reports be linked to WAHIS events without double counting downstream information?</w:t>
      </w:r>
    </w:p>
    <w:p w14:paraId="6B8671AF" w14:textId="77777777" w:rsidR="00071102" w:rsidRDefault="008B7DA0">
      <w:pPr>
        <w:pStyle w:val="ListNumber"/>
        <w:spacing w:after="40"/>
      </w:pPr>
      <w:r>
        <w:t>What independent signal families provide incremental predictive value after controlling for recent WAHIS activity?</w:t>
      </w:r>
    </w:p>
    <w:p w14:paraId="1FC43279" w14:textId="77777777" w:rsidR="00071102" w:rsidRDefault="008B7DA0">
      <w:pPr>
        <w:pStyle w:val="ListNumber"/>
        <w:spacing w:after="40"/>
      </w:pPr>
      <w:r>
        <w:t>What spatial resolution is defensible given WAHIS and external-data coverage?</w:t>
      </w:r>
    </w:p>
    <w:p w14:paraId="44D11503" w14:textId="77777777" w:rsidR="00071102" w:rsidRDefault="008B7DA0">
      <w:pPr>
        <w:pStyle w:val="ListNumber"/>
        <w:spacing w:after="40"/>
      </w:pPr>
      <w:r>
        <w:t>Which diseases provide enough historical events for robust evaluation without diluting the scientific story?</w:t>
      </w:r>
    </w:p>
    <w:p w14:paraId="241FF1C1" w14:textId="77777777" w:rsidR="00071102" w:rsidRDefault="008B7DA0">
      <w:pPr>
        <w:pStyle w:val="ListNumber"/>
        <w:spacing w:after="40"/>
      </w:pPr>
      <w:r>
        <w:t>What alert threshold yields a useful trade-off between lead time and false-alert burden?</w:t>
      </w:r>
    </w:p>
    <w:p w14:paraId="788A2E89" w14:textId="77777777" w:rsidR="00071102" w:rsidRDefault="008B7DA0">
      <w:pPr>
        <w:pStyle w:val="ListNumber"/>
        <w:spacing w:after="40"/>
      </w:pPr>
      <w:r>
        <w:t>Can the model be calibrated globally while allowing country/disease-specific random effects?</w:t>
      </w:r>
    </w:p>
    <w:p w14:paraId="68282B2A" w14:textId="77777777" w:rsidR="00071102" w:rsidRDefault="008B7DA0">
      <w:pPr>
        <w:pStyle w:val="Heading1"/>
      </w:pPr>
      <w:r>
        <w:t>24. Current recommendation</w:t>
      </w:r>
    </w:p>
    <w:p w14:paraId="680CCB96" w14:textId="77777777" w:rsidR="00071102" w:rsidRDefault="008B7DA0">
      <w:r>
        <w:rPr>
          <w:b/>
        </w:rPr>
        <w:t>Proceed with Challenge 1 and make the project fundamentally about the gap between disease reality and disease visibility.</w:t>
      </w:r>
    </w:p>
    <w:p w14:paraId="4DEB37D2" w14:textId="77777777" w:rsidR="00071102" w:rsidRDefault="008B7DA0">
      <w:r>
        <w:t>The strongest differentiator is the combination of: (1) latent-state nowcasting, (2) multi-source weak-signal fusion, (3) explicit reporting-delay modelling, (4) uncertainty/calibration, (5) evidence provenance, and (6) historical replay demonstrating measurable lead time.</w:t>
      </w:r>
    </w:p>
    <w:p w14:paraId="53C95691" w14:textId="77777777" w:rsidR="00071102" w:rsidRDefault="008B7DA0">
      <w:r>
        <w:t>The next implementation step should be a data audit against the actual WOAH pilot datasets. That audit will determine which parts of the architecture can be made fully operational and which should remain optional enrichment modules.</w:t>
      </w:r>
    </w:p>
    <w:p w14:paraId="6E0AEC5D" w14:textId="77777777" w:rsidR="00071102" w:rsidRDefault="008B7DA0">
      <w:pPr>
        <w:pStyle w:val="Heading1"/>
      </w:pPr>
      <w:r>
        <w:lastRenderedPageBreak/>
        <w:t>25. Evidence notes for this draft</w:t>
      </w:r>
    </w:p>
    <w:p w14:paraId="341A9702" w14:textId="77777777" w:rsidR="00071102" w:rsidRDefault="008B7DA0">
      <w:pPr>
        <w:pStyle w:val="ListBullet"/>
        <w:spacing w:after="40"/>
      </w:pPr>
      <w:r>
        <w:t>WOAH's Challenge 1 explicitly lists WAHIS historical event notifications, syndromic indicators, FAOSTAT/UN Comtrade, ERA5/WorldClim, FAOSTAT/World Bank/FAO HiH/GLW, Global Forest Watch, SPS notifications, SimEx and EIOS as relevant data.</w:t>
      </w:r>
    </w:p>
    <w:p w14:paraId="7B1FFEDD" w14:textId="77777777" w:rsidR="00071102" w:rsidRDefault="008B7DA0">
      <w:pPr>
        <w:pStyle w:val="ListBullet"/>
        <w:spacing w:after="40"/>
      </w:pPr>
      <w:r>
        <w:t>WOAH's current Asia-Pacific epidemic-intelligence reports explicitly combine official WAHIS information with non-official active-search intelligence. Q1 2026 reports 12,093 news items reviewed, 95 relevant items, 10 country communications and 5 resulting official reports.</w:t>
      </w:r>
    </w:p>
    <w:p w14:paraId="15816E02" w14:textId="77777777" w:rsidR="00071102" w:rsidRDefault="008B7DA0">
      <w:pPr>
        <w:pStyle w:val="ListBullet"/>
        <w:spacing w:after="40"/>
      </w:pPr>
      <w:r>
        <w:t>WOAH's Active Search description confirms the operational importance of media, GPHIN, ProMED, scientific literature and Reference Laboratory signals, with explicit assessment of credibility and relevance.</w:t>
      </w:r>
    </w:p>
    <w:p w14:paraId="2165F0CF" w14:textId="77777777" w:rsidR="00071102" w:rsidRDefault="008B7DA0">
      <w:pPr>
        <w:pStyle w:val="ListBullet"/>
        <w:spacing w:after="40"/>
      </w:pPr>
      <w:r>
        <w:t>BEACON public reports demonstrate multi-source animal-health intelligence synthesis and are therefore a strong candidate for an independent event-intelligence layer.</w:t>
      </w:r>
    </w:p>
    <w:p w14:paraId="5ED403DF" w14:textId="77777777" w:rsidR="00071102" w:rsidRDefault="008B7DA0">
      <w:pPr>
        <w:pStyle w:val="ListBullet"/>
        <w:spacing w:after="40"/>
      </w:pPr>
      <w:r>
        <w:t>PADI-web is specifically designed for automated animal infectious-disease surveillance from online news and extracts diseases, dates, symptoms, hosts and locations.</w:t>
      </w:r>
    </w:p>
    <w:p w14:paraId="06A57794" w14:textId="77777777" w:rsidR="00071102" w:rsidRDefault="008B7DA0">
      <w:pPr>
        <w:pStyle w:val="ListBullet"/>
        <w:spacing w:after="40"/>
      </w:pPr>
      <w:r>
        <w:t>GLW4 currently provides global livestock distributions including 2020 1-km and 10-km products for multiple livestock species.</w:t>
      </w:r>
    </w:p>
    <w:p w14:paraId="14E91C05" w14:textId="77777777" w:rsidR="00071102" w:rsidRDefault="008B7DA0">
      <w:pPr>
        <w:pStyle w:val="ListBullet"/>
        <w:spacing w:after="40"/>
      </w:pPr>
      <w:r>
        <w:t>ERA5 provides global hourly reanalysis from 1940 onward and is updated daily; ERA5-Land provides a higher-resolution land reanalysis.</w:t>
      </w:r>
    </w:p>
    <w:p w14:paraId="0DAE47E2" w14:textId="77777777" w:rsidR="006733BD" w:rsidRDefault="006733BD" w:rsidP="006733BD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720850F6" w14:textId="77777777" w:rsidR="006733BD" w:rsidRDefault="006733BD" w:rsidP="006733BD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4416DF7C" w14:textId="77777777" w:rsidR="006733BD" w:rsidRDefault="006733BD" w:rsidP="006733BD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3C88641A" w14:textId="77777777" w:rsidR="006733BD" w:rsidRDefault="006733BD" w:rsidP="006733BD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5774FAEE" w14:textId="77777777" w:rsidR="006733BD" w:rsidRDefault="006733BD" w:rsidP="006733BD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3DCB7339" w14:textId="77777777" w:rsidR="006733BD" w:rsidRDefault="006733BD" w:rsidP="006733BD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411027BA" w14:textId="77777777" w:rsidR="006733BD" w:rsidRDefault="006733BD" w:rsidP="006733BD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51A9E4D0" w14:textId="77777777" w:rsidR="00002AA9" w:rsidRDefault="00002AA9" w:rsidP="006733BD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2DE2EFD0" w14:textId="06B1D9E5" w:rsidR="00002AA9" w:rsidRDefault="000E5FC8" w:rsidP="006733BD">
      <w:pPr>
        <w:pStyle w:val="ListBullet"/>
        <w:numPr>
          <w:ilvl w:val="0"/>
          <w:numId w:val="0"/>
        </w:numPr>
        <w:spacing w:after="40"/>
        <w:ind w:left="360" w:hanging="360"/>
      </w:pPr>
      <w:r>
        <w:t>Inter</w:t>
      </w:r>
      <w:r w:rsidR="00D133A9">
        <w:t xml:space="preserve">esting </w:t>
      </w:r>
      <w:r w:rsidR="00214872">
        <w:t>work to rea</w:t>
      </w:r>
      <w:r w:rsidR="00E65031">
        <w:t>d abut d</w:t>
      </w:r>
      <w:r w:rsidR="006A3A68">
        <w:t>ri</w:t>
      </w:r>
      <w:r w:rsidR="00E03C25">
        <w:t xml:space="preserve">vers </w:t>
      </w:r>
      <w:r w:rsidR="002A1739">
        <w:t>, ri</w:t>
      </w:r>
      <w:r w:rsidR="00AC22C2">
        <w:t>sks et</w:t>
      </w:r>
      <w:r w:rsidR="00C5488E">
        <w:t>..</w:t>
      </w:r>
    </w:p>
    <w:p w14:paraId="23D0D221" w14:textId="7DBBEF94" w:rsidR="006733BD" w:rsidRDefault="002C1FA1" w:rsidP="006733BD">
      <w:pPr>
        <w:pStyle w:val="ListBullet"/>
        <w:numPr>
          <w:ilvl w:val="0"/>
          <w:numId w:val="0"/>
        </w:numPr>
        <w:spacing w:after="40"/>
        <w:ind w:left="360" w:hanging="360"/>
      </w:pPr>
      <w:hyperlink r:id="rId12" w:history="1">
        <w:r w:rsidRPr="002C1FA1">
          <w:rPr>
            <w:rStyle w:val="Hyperlink"/>
          </w:rPr>
          <w:t>Supplementary Material 2: Characterizing the Risk Landscape (Riskscape) for Global One Health Intelligence</w:t>
        </w:r>
      </w:hyperlink>
    </w:p>
    <w:p w14:paraId="1D1A0160" w14:textId="77777777" w:rsidR="006733BD" w:rsidRDefault="006733BD" w:rsidP="006733BD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09B37AFF" w14:textId="6B9480CF" w:rsidR="006733BD" w:rsidRDefault="00175462" w:rsidP="006733BD">
      <w:pPr>
        <w:pStyle w:val="ListBullet"/>
        <w:numPr>
          <w:ilvl w:val="0"/>
          <w:numId w:val="0"/>
        </w:numPr>
        <w:spacing w:after="40"/>
        <w:ind w:left="360" w:hanging="360"/>
      </w:pPr>
      <w:r>
        <w:rPr>
          <w:noProof/>
        </w:rPr>
        <w:drawing>
          <wp:inline distT="0" distB="0" distL="0" distR="0" wp14:anchorId="3B1E7FC8" wp14:editId="2687CF68">
            <wp:extent cx="6400800" cy="2439670"/>
            <wp:effectExtent l="0" t="0" r="0" b="0"/>
            <wp:docPr id="105226081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08BA19E-FEFD-42C6-8FA7-688CF9AFEB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60812" name="Picture 10522608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3BD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Seo, Sangmin (NSAH)" w:date="2026-09-11T10:29:00Z" w:initials="SS">
    <w:p w14:paraId="370C65EE" w14:textId="77777777" w:rsidR="00061322" w:rsidRDefault="00061322" w:rsidP="00061322">
      <w:pPr>
        <w:pStyle w:val="CommentText"/>
      </w:pPr>
      <w:r>
        <w:rPr>
          <w:rStyle w:val="CommentReference"/>
        </w:rPr>
        <w:annotationRef/>
      </w:r>
      <w:r>
        <w:t>Order by priority</w:t>
      </w:r>
    </w:p>
  </w:comment>
  <w:comment w:id="4" w:author="Seo, Sangmin (NSAH)" w:date="2026-09-11T10:29:00Z" w:initials="SS">
    <w:p w14:paraId="03F5E39A" w14:textId="77777777" w:rsidR="00537CF5" w:rsidRDefault="00537CF5" w:rsidP="00537CF5">
      <w:pPr>
        <w:pStyle w:val="CommentText"/>
      </w:pPr>
      <w:r>
        <w:rPr>
          <w:rStyle w:val="CommentReference"/>
        </w:rPr>
        <w:annotationRef/>
      </w:r>
      <w:r>
        <w:t>Differenciating SMR/ INFUR would be very useful ]</w:t>
      </w:r>
    </w:p>
  </w:comment>
  <w:comment w:id="5" w:author="Seo, Sangmin (NSAH)" w:date="2026-09-11T10:28:00Z" w:initials="SS">
    <w:p w14:paraId="4D2396B8" w14:textId="77777777" w:rsidR="00161D28" w:rsidRDefault="00161D28" w:rsidP="00161D28">
      <w:pPr>
        <w:pStyle w:val="CommentText"/>
      </w:pPr>
      <w:r>
        <w:rPr>
          <w:rStyle w:val="CommentReference"/>
        </w:rPr>
        <w:annotationRef/>
      </w:r>
      <w:r>
        <w:t>I see how it would look complete if we include EMPRES here, but since we KNOW that EMPRES data is basically WAHIS INFUR...</w:t>
      </w:r>
    </w:p>
  </w:comment>
  <w:comment w:id="6" w:author="RiusMunoz, Pilar (NSAH)" w:date="2026-09-11T11:28:00Z" w:initials="PR">
    <w:p w14:paraId="66D12416" w14:textId="77777777" w:rsidR="00C343C7" w:rsidRDefault="00C343C7" w:rsidP="00C343C7">
      <w:pPr>
        <w:pStyle w:val="CommentText"/>
      </w:pPr>
      <w:r>
        <w:rPr>
          <w:rStyle w:val="CommentReference"/>
        </w:rPr>
        <w:annotationRef/>
      </w:r>
      <w:r>
        <w:t>It is just political, they don’t know what we know u know?</w:t>
      </w:r>
    </w:p>
  </w:comment>
  <w:comment w:id="7" w:author="Seo, Sangmin (NSAH)" w:date="2026-09-14T11:19:00Z" w:initials="SS">
    <w:p w14:paraId="1345B396" w14:textId="77777777" w:rsidR="000D166A" w:rsidRDefault="000D166A" w:rsidP="000D166A">
      <w:pPr>
        <w:pStyle w:val="CommentText"/>
      </w:pPr>
      <w:r>
        <w:rPr>
          <w:rStyle w:val="CommentReference"/>
        </w:rPr>
        <w:annotationRef/>
      </w:r>
      <w:r>
        <w:t>Add wild bird corridor data</w:t>
      </w:r>
    </w:p>
  </w:comment>
  <w:comment w:id="8" w:author="Seo, Sangmin (NSAH)" w:date="2026-09-11T12:10:00Z" w:initials="SS">
    <w:p w14:paraId="4F0B37D4" w14:textId="77777777" w:rsidR="00327576" w:rsidRDefault="00A77B91" w:rsidP="00327576">
      <w:pPr>
        <w:pStyle w:val="CommentText"/>
      </w:pPr>
      <w:r>
        <w:rPr>
          <w:rStyle w:val="CommentReference"/>
        </w:rPr>
        <w:annotationRef/>
      </w:r>
      <w:r w:rsidR="00327576">
        <w:t>I would go for GBM early warning classifier, supported by negative binomial baseline.. Mainly because I def don’t have strong skill on bayesian… (I failed twice on Bayesian stat in school HAHA)</w:t>
      </w:r>
    </w:p>
  </w:comment>
  <w:comment w:id="9" w:author="RiusMunoz, Pilar (NSAH)" w:date="2026-09-11T13:34:00Z" w:initials="PR">
    <w:p w14:paraId="637B1EB9" w14:textId="77777777" w:rsidR="00CA1B6E" w:rsidRDefault="00CA1B6E" w:rsidP="00CA1B6E">
      <w:pPr>
        <w:pStyle w:val="CommentText"/>
      </w:pPr>
      <w:r>
        <w:rPr>
          <w:rStyle w:val="CommentReference"/>
        </w:rPr>
        <w:annotationRef/>
      </w:r>
      <w:r>
        <w:t>Im shit at it as well</w:t>
      </w:r>
    </w:p>
  </w:comment>
  <w:comment w:id="10" w:author="Seo, Sangmin (NSAH)" w:date="2026-09-11T12:18:00Z" w:initials="SS">
    <w:p w14:paraId="2705D192" w14:textId="77777777" w:rsidR="00574C47" w:rsidRDefault="00C073BC" w:rsidP="00574C47">
      <w:pPr>
        <w:pStyle w:val="CommentText"/>
      </w:pPr>
      <w:r>
        <w:rPr>
          <w:rStyle w:val="CommentReference"/>
        </w:rPr>
        <w:annotationRef/>
      </w:r>
      <w:r w:rsidR="00574C47">
        <w:t xml:space="preserve">Unit will be disease x week </w:t>
      </w:r>
    </w:p>
    <w:p w14:paraId="450D7213" w14:textId="77777777" w:rsidR="00574C47" w:rsidRDefault="00574C47" w:rsidP="00574C47">
      <w:pPr>
        <w:pStyle w:val="CommentText"/>
      </w:pPr>
      <w:r>
        <w:t>Spatial unit: dots (lon x lat) ?</w:t>
      </w:r>
    </w:p>
  </w:comment>
  <w:comment w:id="11" w:author="RiusMunoz, Pilar (NSAH)" w:date="2026-09-11T13:35:00Z" w:initials="PR">
    <w:p w14:paraId="234B2658" w14:textId="7A6EC99E" w:rsidR="006D2176" w:rsidRDefault="006D2176" w:rsidP="006D2176">
      <w:pPr>
        <w:pStyle w:val="CommentText"/>
      </w:pPr>
      <w:r>
        <w:rPr>
          <w:rStyle w:val="CommentReference"/>
        </w:rPr>
        <w:annotationRef/>
      </w:r>
      <w:r>
        <w:t>Yep I think week is a wise unit</w:t>
      </w:r>
    </w:p>
  </w:comment>
  <w:comment w:id="28" w:author="Seo, Sangmin (NSAH)" w:date="2026-09-11T12:19:00Z" w:initials="SS">
    <w:p w14:paraId="504FAD86" w14:textId="77777777" w:rsidR="004E2825" w:rsidRDefault="00B24FBC" w:rsidP="004E2825">
      <w:pPr>
        <w:pStyle w:val="CommentText"/>
      </w:pPr>
      <w:r>
        <w:rPr>
          <w:rStyle w:val="CommentReference"/>
        </w:rPr>
        <w:annotationRef/>
      </w:r>
      <w:r w:rsidR="004E2825">
        <w:t>This is thought from AI need to be evaluated and add rationales</w:t>
      </w:r>
    </w:p>
  </w:comment>
  <w:comment w:id="29" w:author="RiusMunoz, Pilar (NSAH)" w:date="2026-09-11T13:35:00Z" w:initials="PR">
    <w:p w14:paraId="7B4205E2" w14:textId="77777777" w:rsidR="00DB1339" w:rsidRDefault="00DB1339" w:rsidP="00DB1339">
      <w:pPr>
        <w:pStyle w:val="CommentText"/>
      </w:pPr>
      <w:r>
        <w:rPr>
          <w:rStyle w:val="CommentReference"/>
        </w:rPr>
        <w:annotationRef/>
      </w:r>
      <w:r>
        <w:t>100%</w:t>
      </w:r>
    </w:p>
  </w:comment>
  <w:comment w:id="53" w:author="Seo, Sangmin (NSAH)" w:date="2026-09-11T12:13:00Z" w:initials="SS">
    <w:p w14:paraId="057D6303" w14:textId="77777777" w:rsidR="005F0D65" w:rsidRDefault="005F0D65" w:rsidP="005F0D65">
      <w:pPr>
        <w:pStyle w:val="CommentText"/>
      </w:pPr>
      <w:r>
        <w:rPr>
          <w:rStyle w:val="CommentReference"/>
        </w:rPr>
        <w:annotationRef/>
      </w:r>
      <w:r>
        <w:t>We should take into account reporting bias, i.e. SEA countries don’t report HPAI in INFUR since they define it as endemic</w:t>
      </w:r>
    </w:p>
  </w:comment>
  <w:comment w:id="54" w:author="RiusMunoz, Pilar (NSAH)" w:date="2026-09-11T13:35:00Z" w:initials="PR">
    <w:p w14:paraId="5F08401E" w14:textId="77777777" w:rsidR="00FF1056" w:rsidRDefault="00FF1056" w:rsidP="00FF1056">
      <w:pPr>
        <w:pStyle w:val="CommentText"/>
      </w:pPr>
      <w:r>
        <w:rPr>
          <w:rStyle w:val="CommentReference"/>
        </w:rPr>
        <w:annotationRef/>
      </w:r>
      <w:r>
        <w:t xml:space="preserve">Oh yeah so we can use SMR at least to train model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0C65EE" w15:done="0"/>
  <w15:commentEx w15:paraId="03F5E39A" w15:done="0"/>
  <w15:commentEx w15:paraId="4D2396B8" w15:done="0"/>
  <w15:commentEx w15:paraId="66D12416" w15:paraIdParent="4D2396B8" w15:done="0"/>
  <w15:commentEx w15:paraId="1345B396" w15:done="0"/>
  <w15:commentEx w15:paraId="4F0B37D4" w15:done="0"/>
  <w15:commentEx w15:paraId="637B1EB9" w15:paraIdParent="4F0B37D4" w15:done="0"/>
  <w15:commentEx w15:paraId="450D7213" w15:done="0"/>
  <w15:commentEx w15:paraId="234B2658" w15:paraIdParent="450D7213" w15:done="0"/>
  <w15:commentEx w15:paraId="504FAD86" w15:done="0"/>
  <w15:commentEx w15:paraId="7B4205E2" w15:paraIdParent="504FAD86" w15:done="0"/>
  <w15:commentEx w15:paraId="057D6303" w15:done="0"/>
  <w15:commentEx w15:paraId="5F08401E" w15:paraIdParent="057D63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310E53" w16cex:dateUtc="2026-09-11T08:29:00Z">
    <w16cex:extLst>
      <w16:ext w16:uri="{CE6994B0-6A32-4C9F-8C6B-6E91EDA988CE}">
        <cr:reactions xmlns:cr="http://schemas.microsoft.com/office/comments/2020/reactions">
          <cr:reaction reactionType="1">
            <cr:reactionInfo dateUtc="2026-09-11T09:28:15Z">
              <cr:user userId="S::Pilar.RiusMunoz@fao.org::e3341b14-e422-40c8-8bf2-6e95a574d1e2" userProvider="AD" userName="RiusMunoz, Pilar (NSAH)"/>
            </cr:reactionInfo>
          </cr:reaction>
        </cr:reactions>
      </w16:ext>
    </w16cex:extLst>
  </w16cex:commentExtensible>
  <w16cex:commentExtensible w16cex:durableId="4C3F20FF" w16cex:dateUtc="2026-09-11T08:29:00Z">
    <w16cex:extLst>
      <w16:ext w16:uri="{CE6994B0-6A32-4C9F-8C6B-6E91EDA988CE}">
        <cr:reactions xmlns:cr="http://schemas.microsoft.com/office/comments/2020/reactions">
          <cr:reaction reactionType="1">
            <cr:reactionInfo dateUtc="2026-09-11T09:28:19Z">
              <cr:user userId="S::Pilar.RiusMunoz@fao.org::e3341b14-e422-40c8-8bf2-6e95a574d1e2" userProvider="AD" userName="RiusMunoz, Pilar (NSAH)"/>
            </cr:reactionInfo>
          </cr:reaction>
        </cr:reactions>
      </w16:ext>
    </w16cex:extLst>
  </w16cex:commentExtensible>
  <w16cex:commentExtensible w16cex:durableId="3137A0E8" w16cex:dateUtc="2026-09-11T08:28:00Z"/>
  <w16cex:commentExtensible w16cex:durableId="746A95D8" w16cex:dateUtc="2026-09-11T09:28:00Z"/>
  <w16cex:commentExtensible w16cex:durableId="3AA2482A" w16cex:dateUtc="2026-09-14T09:19:00Z"/>
  <w16cex:commentExtensible w16cex:durableId="79736C7A" w16cex:dateUtc="2026-09-11T10:10:00Z">
    <w16cex:extLst>
      <w16:ext w16:uri="{CE6994B0-6A32-4C9F-8C6B-6E91EDA988CE}">
        <cr:reactions xmlns:cr="http://schemas.microsoft.com/office/comments/2020/reactions">
          <cr:reaction reactionType="1">
            <cr:reactionInfo dateUtc="2026-09-11T11:34:26Z">
              <cr:user userId="S::Pilar.RiusMunoz@fao.org::e3341b14-e422-40c8-8bf2-6e95a574d1e2" userProvider="AD" userName="RiusMunoz, Pilar (NSAH)"/>
            </cr:reactionInfo>
          </cr:reaction>
        </cr:reactions>
      </w16:ext>
    </w16cex:extLst>
  </w16cex:commentExtensible>
  <w16cex:commentExtensible w16cex:durableId="3C761BAF" w16cex:dateUtc="2026-09-11T11:34:00Z"/>
  <w16cex:commentExtensible w16cex:durableId="43B833C7" w16cex:dateUtc="2026-09-11T10:18:00Z"/>
  <w16cex:commentExtensible w16cex:durableId="6C52B5CA" w16cex:dateUtc="2026-09-11T11:35:00Z"/>
  <w16cex:commentExtensible w16cex:durableId="2AEBB5E7" w16cex:dateUtc="2026-09-11T10:19:00Z"/>
  <w16cex:commentExtensible w16cex:durableId="26C727AC" w16cex:dateUtc="2026-09-11T11:35:00Z"/>
  <w16cex:commentExtensible w16cex:durableId="6904542D" w16cex:dateUtc="2026-09-11T10:13:00Z"/>
  <w16cex:commentExtensible w16cex:durableId="51A76547" w16cex:dateUtc="2026-09-11T11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0C65EE" w16cid:durableId="2B310E53"/>
  <w16cid:commentId w16cid:paraId="03F5E39A" w16cid:durableId="4C3F20FF"/>
  <w16cid:commentId w16cid:paraId="4D2396B8" w16cid:durableId="3137A0E8"/>
  <w16cid:commentId w16cid:paraId="66D12416" w16cid:durableId="746A95D8"/>
  <w16cid:commentId w16cid:paraId="1345B396" w16cid:durableId="3AA2482A"/>
  <w16cid:commentId w16cid:paraId="4F0B37D4" w16cid:durableId="79736C7A"/>
  <w16cid:commentId w16cid:paraId="637B1EB9" w16cid:durableId="3C761BAF"/>
  <w16cid:commentId w16cid:paraId="450D7213" w16cid:durableId="43B833C7"/>
  <w16cid:commentId w16cid:paraId="234B2658" w16cid:durableId="6C52B5CA"/>
  <w16cid:commentId w16cid:paraId="504FAD86" w16cid:durableId="2AEBB5E7"/>
  <w16cid:commentId w16cid:paraId="7B4205E2" w16cid:durableId="26C727AC"/>
  <w16cid:commentId w16cid:paraId="057D6303" w16cid:durableId="6904542D"/>
  <w16cid:commentId w16cid:paraId="5F08401E" w16cid:durableId="51A7654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AB0C0" w14:textId="77777777" w:rsidR="00D31C8D" w:rsidRDefault="00D31C8D">
      <w:pPr>
        <w:spacing w:after="0" w:line="240" w:lineRule="auto"/>
      </w:pPr>
      <w:r>
        <w:separator/>
      </w:r>
    </w:p>
  </w:endnote>
  <w:endnote w:type="continuationSeparator" w:id="0">
    <w:p w14:paraId="0C361078" w14:textId="77777777" w:rsidR="00D31C8D" w:rsidRDefault="00D31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DB60A" w14:textId="77777777" w:rsidR="00165E3E" w:rsidRDefault="00165E3E">
    <w:pPr>
      <w:pStyle w:val="Footer"/>
      <w:jc w:val="center"/>
    </w:pPr>
    <w:r>
      <w:rPr>
        <w:sz w:val="16"/>
      </w:rPr>
      <w:t>Animal Health Radar — WOAH Datathon Challenge 1 — First Draft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B6DAE" w14:textId="77777777" w:rsidR="00D31C8D" w:rsidRDefault="00D31C8D">
      <w:pPr>
        <w:spacing w:after="0" w:line="240" w:lineRule="auto"/>
      </w:pPr>
      <w:r>
        <w:separator/>
      </w:r>
    </w:p>
  </w:footnote>
  <w:footnote w:type="continuationSeparator" w:id="0">
    <w:p w14:paraId="1554A621" w14:textId="77777777" w:rsidR="00D31C8D" w:rsidRDefault="00D31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5CC1E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93283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E91C01"/>
    <w:multiLevelType w:val="hybridMultilevel"/>
    <w:tmpl w:val="273CB4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4183">
    <w:abstractNumId w:val="3"/>
  </w:num>
  <w:num w:numId="2" w16cid:durableId="123817967">
    <w:abstractNumId w:val="8"/>
  </w:num>
  <w:num w:numId="3" w16cid:durableId="1432777433">
    <w:abstractNumId w:val="4"/>
  </w:num>
  <w:num w:numId="4" w16cid:durableId="1633098165">
    <w:abstractNumId w:val="7"/>
  </w:num>
  <w:num w:numId="5" w16cid:durableId="1982611898">
    <w:abstractNumId w:val="7"/>
  </w:num>
  <w:num w:numId="6" w16cid:durableId="2069186489">
    <w:abstractNumId w:val="7"/>
  </w:num>
  <w:num w:numId="7" w16cid:durableId="28920996">
    <w:abstractNumId w:val="0"/>
  </w:num>
  <w:num w:numId="8" w16cid:durableId="421799663">
    <w:abstractNumId w:val="9"/>
  </w:num>
  <w:num w:numId="9" w16cid:durableId="511993673">
    <w:abstractNumId w:val="7"/>
  </w:num>
  <w:num w:numId="10" w16cid:durableId="679432018">
    <w:abstractNumId w:val="1"/>
  </w:num>
  <w:num w:numId="11" w16cid:durableId="69742795">
    <w:abstractNumId w:val="6"/>
  </w:num>
  <w:num w:numId="12" w16cid:durableId="754741574">
    <w:abstractNumId w:val="2"/>
  </w:num>
  <w:num w:numId="13" w16cid:durableId="762266644">
    <w:abstractNumId w:val="7"/>
  </w:num>
  <w:num w:numId="14" w16cid:durableId="93443644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o, Sangmin (NSAH)">
    <w15:presenceInfo w15:providerId="AD" w15:userId="S::Sangmin.Seo@fao.org::48ca725c-1ebd-49bc-8415-784ef256aeb4"/>
  </w15:person>
  <w15:person w15:author="RiusMunoz, Pilar (NSAH)">
    <w15:presenceInfo w15:providerId="AD" w15:userId="S::Pilar.RiusMunoz@fao.org::e3341b14-e422-40c8-8bf2-6e95a574d1e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A9"/>
    <w:rsid w:val="00006675"/>
    <w:rsid w:val="0001692E"/>
    <w:rsid w:val="00024EDC"/>
    <w:rsid w:val="00026953"/>
    <w:rsid w:val="00034616"/>
    <w:rsid w:val="000548D9"/>
    <w:rsid w:val="000579CA"/>
    <w:rsid w:val="0006063C"/>
    <w:rsid w:val="00061322"/>
    <w:rsid w:val="00070CAC"/>
    <w:rsid w:val="00071102"/>
    <w:rsid w:val="00073FB5"/>
    <w:rsid w:val="000741A2"/>
    <w:rsid w:val="00082439"/>
    <w:rsid w:val="00092E3B"/>
    <w:rsid w:val="000B39B1"/>
    <w:rsid w:val="000B4343"/>
    <w:rsid w:val="000D166A"/>
    <w:rsid w:val="000E5FC8"/>
    <w:rsid w:val="001026CC"/>
    <w:rsid w:val="001238B0"/>
    <w:rsid w:val="00124792"/>
    <w:rsid w:val="00127065"/>
    <w:rsid w:val="00143F73"/>
    <w:rsid w:val="0015074B"/>
    <w:rsid w:val="001560D7"/>
    <w:rsid w:val="00161D28"/>
    <w:rsid w:val="00165E3E"/>
    <w:rsid w:val="00175462"/>
    <w:rsid w:val="0018247E"/>
    <w:rsid w:val="001C290B"/>
    <w:rsid w:val="001C3E0A"/>
    <w:rsid w:val="001D2639"/>
    <w:rsid w:val="001F642C"/>
    <w:rsid w:val="00214489"/>
    <w:rsid w:val="00214872"/>
    <w:rsid w:val="00233CC2"/>
    <w:rsid w:val="00264981"/>
    <w:rsid w:val="0029639D"/>
    <w:rsid w:val="002A14E4"/>
    <w:rsid w:val="002A1739"/>
    <w:rsid w:val="002A1C26"/>
    <w:rsid w:val="002C1FA1"/>
    <w:rsid w:val="002E6A0B"/>
    <w:rsid w:val="002F13B7"/>
    <w:rsid w:val="002F3CA9"/>
    <w:rsid w:val="00326F90"/>
    <w:rsid w:val="00327576"/>
    <w:rsid w:val="0033509B"/>
    <w:rsid w:val="00350BD4"/>
    <w:rsid w:val="003511B6"/>
    <w:rsid w:val="00370B67"/>
    <w:rsid w:val="003B43B6"/>
    <w:rsid w:val="003E0164"/>
    <w:rsid w:val="003F1DEA"/>
    <w:rsid w:val="0040576C"/>
    <w:rsid w:val="00413E6C"/>
    <w:rsid w:val="00433F6A"/>
    <w:rsid w:val="00447419"/>
    <w:rsid w:val="00453C06"/>
    <w:rsid w:val="00492B1A"/>
    <w:rsid w:val="004A5FC2"/>
    <w:rsid w:val="004B6194"/>
    <w:rsid w:val="004C5D35"/>
    <w:rsid w:val="004D338D"/>
    <w:rsid w:val="004E2825"/>
    <w:rsid w:val="00537CF5"/>
    <w:rsid w:val="00574C47"/>
    <w:rsid w:val="00582C86"/>
    <w:rsid w:val="005A7816"/>
    <w:rsid w:val="005B01C6"/>
    <w:rsid w:val="005C3E8D"/>
    <w:rsid w:val="005D19D6"/>
    <w:rsid w:val="005F0D65"/>
    <w:rsid w:val="005F12CA"/>
    <w:rsid w:val="00646AD0"/>
    <w:rsid w:val="006733BD"/>
    <w:rsid w:val="006735EB"/>
    <w:rsid w:val="006A3A68"/>
    <w:rsid w:val="006A6401"/>
    <w:rsid w:val="006C2C35"/>
    <w:rsid w:val="006C399D"/>
    <w:rsid w:val="006D127B"/>
    <w:rsid w:val="006D2176"/>
    <w:rsid w:val="006D39E3"/>
    <w:rsid w:val="006E49AB"/>
    <w:rsid w:val="006F04C8"/>
    <w:rsid w:val="006F43FE"/>
    <w:rsid w:val="006F6370"/>
    <w:rsid w:val="00712325"/>
    <w:rsid w:val="00714B2A"/>
    <w:rsid w:val="007178B4"/>
    <w:rsid w:val="00744EB3"/>
    <w:rsid w:val="00760A09"/>
    <w:rsid w:val="007D2C65"/>
    <w:rsid w:val="00851D62"/>
    <w:rsid w:val="00867304"/>
    <w:rsid w:val="00884A4A"/>
    <w:rsid w:val="00895F18"/>
    <w:rsid w:val="008A76FF"/>
    <w:rsid w:val="008B4791"/>
    <w:rsid w:val="008B7DA0"/>
    <w:rsid w:val="008C78CC"/>
    <w:rsid w:val="008D34AC"/>
    <w:rsid w:val="009209F0"/>
    <w:rsid w:val="00923C13"/>
    <w:rsid w:val="00935D4B"/>
    <w:rsid w:val="009520EB"/>
    <w:rsid w:val="009757F8"/>
    <w:rsid w:val="00976C0C"/>
    <w:rsid w:val="00982B30"/>
    <w:rsid w:val="009C2B7A"/>
    <w:rsid w:val="009F4AAE"/>
    <w:rsid w:val="00A050D1"/>
    <w:rsid w:val="00A1206B"/>
    <w:rsid w:val="00A1545B"/>
    <w:rsid w:val="00A26CD7"/>
    <w:rsid w:val="00A33FC9"/>
    <w:rsid w:val="00A77B91"/>
    <w:rsid w:val="00A8274C"/>
    <w:rsid w:val="00A852F2"/>
    <w:rsid w:val="00AA07FF"/>
    <w:rsid w:val="00AA0A1F"/>
    <w:rsid w:val="00AA1D8D"/>
    <w:rsid w:val="00AC22C2"/>
    <w:rsid w:val="00AD666E"/>
    <w:rsid w:val="00B129DD"/>
    <w:rsid w:val="00B24FBC"/>
    <w:rsid w:val="00B2739C"/>
    <w:rsid w:val="00B30752"/>
    <w:rsid w:val="00B44739"/>
    <w:rsid w:val="00B47730"/>
    <w:rsid w:val="00B51785"/>
    <w:rsid w:val="00B60F2F"/>
    <w:rsid w:val="00B81952"/>
    <w:rsid w:val="00BE48E9"/>
    <w:rsid w:val="00BF73E0"/>
    <w:rsid w:val="00C073BC"/>
    <w:rsid w:val="00C2610B"/>
    <w:rsid w:val="00C343C7"/>
    <w:rsid w:val="00C37E46"/>
    <w:rsid w:val="00C5488E"/>
    <w:rsid w:val="00C715E5"/>
    <w:rsid w:val="00C73F2A"/>
    <w:rsid w:val="00C75012"/>
    <w:rsid w:val="00C85AC0"/>
    <w:rsid w:val="00C939BD"/>
    <w:rsid w:val="00CA1B6E"/>
    <w:rsid w:val="00CB0664"/>
    <w:rsid w:val="00D133A9"/>
    <w:rsid w:val="00D14A74"/>
    <w:rsid w:val="00D31C8D"/>
    <w:rsid w:val="00D45E7A"/>
    <w:rsid w:val="00D5377E"/>
    <w:rsid w:val="00D578DA"/>
    <w:rsid w:val="00D850ED"/>
    <w:rsid w:val="00D8644B"/>
    <w:rsid w:val="00D874B2"/>
    <w:rsid w:val="00D94588"/>
    <w:rsid w:val="00DA1279"/>
    <w:rsid w:val="00DB1339"/>
    <w:rsid w:val="00DC2FF0"/>
    <w:rsid w:val="00DD506B"/>
    <w:rsid w:val="00DF3BD0"/>
    <w:rsid w:val="00E03C25"/>
    <w:rsid w:val="00E13A79"/>
    <w:rsid w:val="00E30F5F"/>
    <w:rsid w:val="00E3372C"/>
    <w:rsid w:val="00E544BF"/>
    <w:rsid w:val="00E65031"/>
    <w:rsid w:val="00E80310"/>
    <w:rsid w:val="00E87728"/>
    <w:rsid w:val="00E9418C"/>
    <w:rsid w:val="00E95A0C"/>
    <w:rsid w:val="00EA7A5A"/>
    <w:rsid w:val="00EB6267"/>
    <w:rsid w:val="00ED4AD8"/>
    <w:rsid w:val="00EF3C3D"/>
    <w:rsid w:val="00F205E9"/>
    <w:rsid w:val="00F27B65"/>
    <w:rsid w:val="00F313EA"/>
    <w:rsid w:val="00F471BD"/>
    <w:rsid w:val="00F52287"/>
    <w:rsid w:val="00F5447E"/>
    <w:rsid w:val="00FB4BC0"/>
    <w:rsid w:val="00FC693F"/>
    <w:rsid w:val="00FD3178"/>
    <w:rsid w:val="00FE2A8D"/>
    <w:rsid w:val="00FF1056"/>
    <w:rsid w:val="00FF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AF5E366-5254-4DDE-BF60-051B5657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sz w:val="16"/>
    </w:rPr>
  </w:style>
  <w:style w:type="character" w:styleId="Hyperlink">
    <w:name w:val="Hyperlink"/>
    <w:basedOn w:val="DefaultParagraphFont"/>
    <w:uiPriority w:val="99"/>
    <w:unhideWhenUsed/>
    <w:rsid w:val="002C1F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FA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61D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1D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1D28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1D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1D28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44739"/>
    <w:pPr>
      <w:spacing w:after="0" w:line="240" w:lineRule="auto"/>
    </w:pPr>
    <w:rPr>
      <w:rFonts w:ascii="Aptos" w:hAnsi="Apto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penknowledge.fao.org/server/api/core/bitstreams/d675d43c-5bf6-46ec-9886-fd2bcdcbb013/conten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13</Pages>
  <Words>4295</Words>
  <Characters>24488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28726</CharactersWithSpaces>
  <SharedDoc>false</SharedDoc>
  <HyperlinkBase/>
  <HLinks>
    <vt:vector size="6" baseType="variant">
      <vt:variant>
        <vt:i4>5701697</vt:i4>
      </vt:variant>
      <vt:variant>
        <vt:i4>0</vt:i4>
      </vt:variant>
      <vt:variant>
        <vt:i4>0</vt:i4>
      </vt:variant>
      <vt:variant>
        <vt:i4>5</vt:i4>
      </vt:variant>
      <vt:variant>
        <vt:lpwstr>https://openknowledge.fao.org/server/api/core/bitstreams/d675d43c-5bf6-46ec-9886-fd2bcdcbb013/content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Seo, Sangmin (NSAH)</cp:lastModifiedBy>
  <cp:revision>136</cp:revision>
  <dcterms:created xsi:type="dcterms:W3CDTF">2013-12-23T05:15:00Z</dcterms:created>
  <dcterms:modified xsi:type="dcterms:W3CDTF">2026-09-14T09:19:00Z</dcterms:modified>
  <cp:category/>
</cp:coreProperties>
</file>